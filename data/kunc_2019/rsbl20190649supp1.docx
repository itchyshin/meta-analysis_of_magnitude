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w:cs="Times" w:eastAsia="Times" w:hAnsi="Times"/>
        </w:rPr>
      </w:pPr>
      <w:r w:rsidDel="00000000" w:rsidR="00000000" w:rsidRPr="00000000">
        <w:rPr>
          <w:rFonts w:ascii="Times" w:cs="Times" w:eastAsia="Times" w:hAnsi="Times"/>
          <w:rtl w:val="0"/>
        </w:rPr>
        <w:t xml:space="preserve">Biology Letters</w:t>
      </w:r>
    </w:p>
    <w:p w:rsidR="00000000" w:rsidDel="00000000" w:rsidP="00000000" w:rsidRDefault="00000000" w:rsidRPr="00000000" w14:paraId="00000002">
      <w:pPr>
        <w:spacing w:line="480" w:lineRule="auto"/>
        <w:jc w:val="both"/>
        <w:rPr>
          <w:rFonts w:ascii="Times" w:cs="Times" w:eastAsia="Times" w:hAnsi="Times"/>
        </w:rPr>
      </w:pPr>
      <w:r w:rsidDel="00000000" w:rsidR="00000000" w:rsidRPr="00000000">
        <w:rPr>
          <w:rFonts w:ascii="Times" w:cs="Times" w:eastAsia="Times" w:hAnsi="Times"/>
          <w:rtl w:val="0"/>
        </w:rPr>
        <w:t xml:space="preserve">Electronic supplementary material</w:t>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effects of anthropogenic noise on animals: a meta-analysis </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Hansjoerg P. Kunc and Rouven Schmidt</w:t>
      </w:r>
    </w:p>
    <w:p w:rsidR="00000000" w:rsidDel="00000000" w:rsidP="00000000" w:rsidRDefault="00000000" w:rsidRPr="00000000" w14:paraId="00000005">
      <w:pPr>
        <w:spacing w:line="480" w:lineRule="auto"/>
        <w:jc w:val="both"/>
        <w:rPr>
          <w:rFonts w:ascii="Times" w:cs="Times" w:eastAsia="Times" w:hAnsi="Times"/>
        </w:rPr>
      </w:pPr>
      <w:r w:rsidDel="00000000" w:rsidR="00000000" w:rsidRPr="00000000">
        <w:rPr>
          <w:rFonts w:ascii="Times" w:cs="Times" w:eastAsia="Times" w:hAnsi="Times"/>
          <w:rtl w:val="0"/>
        </w:rPr>
        <w:t xml:space="preserve">Correspondence to: </w:t>
      </w:r>
      <w:hyperlink r:id="rId7">
        <w:r w:rsidDel="00000000" w:rsidR="00000000" w:rsidRPr="00000000">
          <w:rPr>
            <w:rFonts w:ascii="Times" w:cs="Times" w:eastAsia="Times" w:hAnsi="Times"/>
            <w:color w:val="0000ff"/>
            <w:u w:val="single"/>
            <w:rtl w:val="0"/>
          </w:rPr>
          <w:t xml:space="preserve">kunc@gmx.at</w:t>
        </w:r>
      </w:hyperlink>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Literature Search and Study Selection Criteria</w:t>
      </w:r>
    </w:p>
    <w:p w:rsidR="00000000" w:rsidDel="00000000" w:rsidP="00000000" w:rsidRDefault="00000000" w:rsidRPr="00000000" w14:paraId="00000007">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8">
      <w:pPr>
        <w:spacing w:line="480" w:lineRule="auto"/>
        <w:jc w:val="both"/>
        <w:rPr>
          <w:rFonts w:ascii="Times" w:cs="Times" w:eastAsia="Times" w:hAnsi="Times"/>
        </w:rPr>
      </w:pPr>
      <w:r w:rsidDel="00000000" w:rsidR="00000000" w:rsidRPr="00000000">
        <w:rPr>
          <w:rFonts w:ascii="Times" w:cs="Times" w:eastAsia="Times" w:hAnsi="Times"/>
          <w:rtl w:val="0"/>
        </w:rPr>
        <w:t xml:space="preserve">We conducted a systematic literature search in Web of Science (on 13.09.2018) and Scopus (on 14.09.2018), searching for studies that reported effects of noise pollution. Our search was limited to </w:t>
      </w:r>
      <w:r w:rsidDel="00000000" w:rsidR="00000000" w:rsidRPr="00000000">
        <w:rPr>
          <w:rFonts w:ascii="Times" w:cs="Times" w:eastAsia="Times" w:hAnsi="Times"/>
          <w:shd w:fill="ff9900" w:val="clear"/>
          <w:rtl w:val="0"/>
        </w:rPr>
        <w:t xml:space="preserve">peer-reviewed articles</w:t>
      </w:r>
      <w:r w:rsidDel="00000000" w:rsidR="00000000" w:rsidRPr="00000000">
        <w:rPr>
          <w:rFonts w:ascii="Times" w:cs="Times" w:eastAsia="Times" w:hAnsi="Times"/>
          <w:rtl w:val="0"/>
        </w:rPr>
        <w:t xml:space="preserve">. Our search in Web of Science was conducted on titles, abstracts, author keywords, and keywords plus. In Scopus our search was conducted on titles, abstracts, keywords, and limited to the document type article. The search was conducted using the following keywords: "anthropogenic noise" OR “noise pollution” OR “environmental noise”, returning 5921 records in Web of Science, and 10637 in Scopus respectively (figure S1). Records were downloaded as BibTeX database files (*.bib) and then merged in R using the package REVTOOLS [1], resulting in a data frame with 16558 studies. Using the find_duplicates function in REVTOOLS, we identified and </w:t>
      </w:r>
      <w:r w:rsidDel="00000000" w:rsidR="00000000" w:rsidRPr="00000000">
        <w:rPr>
          <w:rFonts w:ascii="Times" w:cs="Times" w:eastAsia="Times" w:hAnsi="Times"/>
          <w:highlight w:val="green"/>
          <w:rtl w:val="0"/>
        </w:rPr>
        <w:t xml:space="preserve">removed 3063 duplicates, and for </w:t>
      </w:r>
      <w:r w:rsidDel="00000000" w:rsidR="00000000" w:rsidRPr="00000000">
        <w:rPr>
          <w:rFonts w:ascii="Times" w:cs="Times" w:eastAsia="Times" w:hAnsi="Times"/>
          <w:rtl w:val="0"/>
        </w:rPr>
        <w:t xml:space="preserve">each of the remaining 13495 studies, we checked the title and abstract to determine whether the research was indeed quantifying the effect of anthropogenic noise pollution (for details see Fig. S1). In cases where we could not clarify this from the title and abstract we read the paper to find the relevant information. Additionally, we found twelve eligible studies by checking bibliographies of reviews. To be included in our analysis the studies had to fulfil the following four criteria: </w:t>
      </w:r>
    </w:p>
    <w:p w:rsidR="00000000" w:rsidDel="00000000" w:rsidP="00000000" w:rsidRDefault="00000000" w:rsidRPr="00000000" w14:paraId="00000009">
      <w:pPr>
        <w:numPr>
          <w:ilvl w:val="0"/>
          <w:numId w:val="1"/>
        </w:numPr>
        <w:spacing w:after="160" w:line="480" w:lineRule="auto"/>
        <w:ind w:left="1134" w:hanging="425"/>
        <w:jc w:val="both"/>
        <w:rPr>
          <w:rFonts w:ascii="Times" w:cs="Times" w:eastAsia="Times" w:hAnsi="Times"/>
        </w:rPr>
      </w:pPr>
      <w:r w:rsidDel="00000000" w:rsidR="00000000" w:rsidRPr="00000000">
        <w:rPr>
          <w:rFonts w:ascii="Times" w:cs="Times" w:eastAsia="Times" w:hAnsi="Times"/>
          <w:highlight w:val="yellow"/>
          <w:rtl w:val="0"/>
        </w:rPr>
        <w:t xml:space="preserve">The effect sizes must be obtained from experimental studies, because only carefully controlled</w:t>
      </w:r>
      <w:r w:rsidDel="00000000" w:rsidR="00000000" w:rsidRPr="00000000">
        <w:rPr>
          <w:rFonts w:ascii="Times" w:cs="Times" w:eastAsia="Times" w:hAnsi="Times"/>
          <w:rtl w:val="0"/>
        </w:rPr>
        <w:t xml:space="preserve"> experimental manipulations allow establishing cause and effect relationships [2]; only this will enable us to quantify the effects of any human induced global change without any ambiguity [3]. In cases where different amplitudes of noise were played back, we chose the values of those exposures with the highest noise amplitude, which reflects the setup of the majority of studies that exposed animals to one loud noise exposure. </w:t>
      </w:r>
    </w:p>
    <w:p w:rsidR="00000000" w:rsidDel="00000000" w:rsidP="00000000" w:rsidRDefault="00000000" w:rsidRPr="00000000" w14:paraId="0000000A">
      <w:pPr>
        <w:numPr>
          <w:ilvl w:val="0"/>
          <w:numId w:val="1"/>
        </w:numPr>
        <w:spacing w:after="160" w:line="480" w:lineRule="auto"/>
        <w:ind w:left="1134" w:hanging="425"/>
        <w:jc w:val="both"/>
        <w:rPr>
          <w:rFonts w:ascii="Times" w:cs="Times" w:eastAsia="Times" w:hAnsi="Times"/>
        </w:rPr>
      </w:pPr>
      <w:r w:rsidDel="00000000" w:rsidR="00000000" w:rsidRPr="00000000">
        <w:rPr>
          <w:rFonts w:ascii="Times" w:cs="Times" w:eastAsia="Times" w:hAnsi="Times"/>
          <w:rtl w:val="0"/>
        </w:rPr>
        <w:t xml:space="preserve">The reported details on sample size, measure of central tendency, and measure of spread had to be accessible in the text or figures. 9 (Figure S1).</w:t>
      </w:r>
    </w:p>
    <w:p w:rsidR="00000000" w:rsidDel="00000000" w:rsidP="00000000" w:rsidRDefault="00000000" w:rsidRPr="00000000" w14:paraId="0000000B">
      <w:pPr>
        <w:numPr>
          <w:ilvl w:val="0"/>
          <w:numId w:val="1"/>
        </w:numPr>
        <w:spacing w:after="160" w:line="480" w:lineRule="auto"/>
        <w:ind w:left="1134" w:hanging="425"/>
        <w:jc w:val="both"/>
        <w:rPr>
          <w:rFonts w:ascii="Times" w:cs="Times" w:eastAsia="Times" w:hAnsi="Times"/>
        </w:rPr>
      </w:pPr>
      <w:r w:rsidDel="00000000" w:rsidR="00000000" w:rsidRPr="00000000">
        <w:rPr>
          <w:rFonts w:ascii="Times" w:cs="Times" w:eastAsia="Times" w:hAnsi="Times"/>
          <w:rtl w:val="0"/>
        </w:rPr>
        <w:t xml:space="preserve">The type of stimuli used in </w:t>
      </w:r>
      <w:r w:rsidDel="00000000" w:rsidR="00000000" w:rsidRPr="00000000">
        <w:rPr>
          <w:rFonts w:ascii="Times" w:cs="Times" w:eastAsia="Times" w:hAnsi="Times"/>
          <w:shd w:fill="f9cb9c" w:val="clear"/>
          <w:rtl w:val="0"/>
        </w:rPr>
        <w:t xml:space="preserve">noise exposure experiments had to mimic the characteristics of anthropogenic noise,</w:t>
      </w:r>
      <w:r w:rsidDel="00000000" w:rsidR="00000000" w:rsidRPr="00000000">
        <w:rPr>
          <w:rFonts w:ascii="Times" w:cs="Times" w:eastAsia="Times" w:hAnsi="Times"/>
          <w:rtl w:val="0"/>
        </w:rPr>
        <w:t xml:space="preserve"> which is usually low frequency noise [5-7].</w:t>
      </w:r>
    </w:p>
    <w:p w:rsidR="00000000" w:rsidDel="00000000" w:rsidP="00000000" w:rsidRDefault="00000000" w:rsidRPr="00000000" w14:paraId="0000000C">
      <w:pPr>
        <w:numPr>
          <w:ilvl w:val="0"/>
          <w:numId w:val="1"/>
        </w:numPr>
        <w:spacing w:after="160" w:line="480" w:lineRule="auto"/>
        <w:ind w:left="1134" w:hanging="425"/>
        <w:jc w:val="both"/>
        <w:rPr>
          <w:rFonts w:ascii="Times" w:cs="Times" w:eastAsia="Times" w:hAnsi="Times"/>
        </w:rPr>
      </w:pPr>
      <w:r w:rsidDel="00000000" w:rsidR="00000000" w:rsidRPr="00000000">
        <w:rPr>
          <w:rFonts w:ascii="Times" w:cs="Times" w:eastAsia="Times" w:hAnsi="Times"/>
          <w:rtl w:val="0"/>
        </w:rPr>
        <w:t xml:space="preserve"> The response to the treatment had to be unambiguously elicited by anthropogenic noise, i.e. we had to exclude seven studies that used boats in most instances to test the effects of noise. However, the response to the treatment could either be explained by noise, or by the visual stimulus – the boat, or a combination of both and thus it does not allow to assess the effect of anthropogenic noise.</w:t>
      </w:r>
    </w:p>
    <w:p w:rsidR="00000000" w:rsidDel="00000000" w:rsidP="00000000" w:rsidRDefault="00000000" w:rsidRPr="00000000" w14:paraId="0000000D">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E">
      <w:pPr>
        <w:spacing w:line="480" w:lineRule="auto"/>
        <w:rPr>
          <w:rFonts w:ascii="Times" w:cs="Times" w:eastAsia="Times" w:hAnsi="Times"/>
        </w:rPr>
        <w:sectPr>
          <w:footerReference r:id="rId8" w:type="default"/>
          <w:pgSz w:h="16838" w:w="11906" w:orient="portrait"/>
          <w:pgMar w:bottom="1440" w:top="1440" w:left="1276" w:right="1440" w:header="708" w:footer="708"/>
          <w:lnNumType w:countBy="1" w:start="0" w:restart="continuous"/>
          <w:pgNumType w:start="1"/>
        </w:sectPr>
      </w:pPr>
      <w:r w:rsidDel="00000000" w:rsidR="00000000" w:rsidRPr="00000000">
        <w:rPr>
          <w:rFonts w:ascii="Times" w:cs="Times" w:eastAsia="Times" w:hAnsi="Times"/>
          <w:rtl w:val="0"/>
        </w:rPr>
        <w:t xml:space="preserve">Overall we obtained 487 effect sizes from 108 experimental studies and 109 species (Figure S1). Due to the large number of studies included in our analysis. We are not able to cite each study in the main text – all studies included in the analysis can be accessed in the data file. Out of the 487 response variables 296 (60.78%) were only reported once (table S1). Thus single response variables could not be statistically analysed due to the lack of repeats within response variables.</w:t>
      </w:r>
    </w:p>
    <w:p w:rsidR="00000000" w:rsidDel="00000000" w:rsidP="00000000" w:rsidRDefault="00000000" w:rsidRPr="00000000" w14:paraId="0000000F">
      <w:pPr>
        <w:jc w:val="both"/>
        <w:rPr>
          <w:rFonts w:ascii="Times" w:cs="Times" w:eastAsia="Times" w:hAnsi="Times"/>
        </w:rPr>
      </w:pPr>
      <w:r w:rsidDel="00000000" w:rsidR="00000000" w:rsidRPr="00000000">
        <w:rPr>
          <w:rFonts w:ascii="Times" w:cs="Times" w:eastAsia="Times" w:hAnsi="Times"/>
          <w:rtl w:val="0"/>
        </w:rPr>
        <w:t xml:space="preserve">Table S1. Overview about the frequency of single response variable that was included in our various models. Overall we obtained 487 effect sizes. Note: The 487 effect sizes is the sum of effect sizes of each taxonomic group reported in table 1, minus the three of reptilians. The difference between the effect sizes in the overall model (table 1A) and the number of effect sizes reported here is that we could not retrieve phylogenetic information for some species to construct the phylogenetic tree, but these species could be allocated into a taxonomic group (for details see text). </w:t>
      </w:r>
    </w:p>
    <w:p w:rsidR="00000000" w:rsidDel="00000000" w:rsidP="00000000" w:rsidRDefault="00000000" w:rsidRPr="00000000" w14:paraId="00000010">
      <w:pPr>
        <w:jc w:val="both"/>
        <w:rPr>
          <w:rFonts w:ascii="Times" w:cs="Times" w:eastAsia="Times" w:hAnsi="Times"/>
        </w:rPr>
      </w:pPr>
      <w:r w:rsidDel="00000000" w:rsidR="00000000" w:rsidRPr="00000000">
        <w:rPr>
          <w:rtl w:val="0"/>
        </w:rPr>
      </w:r>
    </w:p>
    <w:tbl>
      <w:tblPr>
        <w:tblStyle w:val="Table1"/>
        <w:tblW w:w="11889.0" w:type="dxa"/>
        <w:jc w:val="left"/>
        <w:tblInd w:w="135.0" w:type="dxa"/>
        <w:tblLayout w:type="fixed"/>
        <w:tblLook w:val="0400"/>
      </w:tblPr>
      <w:tblGrid>
        <w:gridCol w:w="5412"/>
        <w:gridCol w:w="1217"/>
        <w:gridCol w:w="1172"/>
        <w:gridCol w:w="661"/>
        <w:gridCol w:w="559"/>
        <w:gridCol w:w="1050"/>
        <w:gridCol w:w="950"/>
        <w:gridCol w:w="868"/>
        <w:tblGridChange w:id="0">
          <w:tblGrid>
            <w:gridCol w:w="5412"/>
            <w:gridCol w:w="1217"/>
            <w:gridCol w:w="1172"/>
            <w:gridCol w:w="661"/>
            <w:gridCol w:w="559"/>
            <w:gridCol w:w="1050"/>
            <w:gridCol w:w="950"/>
            <w:gridCol w:w="868"/>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1">
            <w:pPr>
              <w:rPr>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2">
            <w:pPr>
              <w:jc w:val="center"/>
              <w:rPr>
                <w:b w:val="1"/>
                <w:color w:val="000000"/>
                <w:sz w:val="20"/>
                <w:szCs w:val="20"/>
              </w:rPr>
            </w:pPr>
            <w:r w:rsidDel="00000000" w:rsidR="00000000" w:rsidRPr="00000000">
              <w:rPr>
                <w:b w:val="1"/>
                <w:color w:val="000000"/>
                <w:sz w:val="20"/>
                <w:szCs w:val="20"/>
                <w:rtl w:val="0"/>
              </w:rPr>
              <w:t xml:space="preserve">amphibians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3">
            <w:pPr>
              <w:jc w:val="center"/>
              <w:rPr>
                <w:b w:val="1"/>
                <w:color w:val="000000"/>
                <w:sz w:val="20"/>
                <w:szCs w:val="20"/>
              </w:rPr>
            </w:pPr>
            <w:r w:rsidDel="00000000" w:rsidR="00000000" w:rsidRPr="00000000">
              <w:rPr>
                <w:b w:val="1"/>
                <w:color w:val="000000"/>
                <w:sz w:val="20"/>
                <w:szCs w:val="20"/>
                <w:rtl w:val="0"/>
              </w:rPr>
              <w:t xml:space="preserve">arthropods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4">
            <w:pPr>
              <w:jc w:val="center"/>
              <w:rPr>
                <w:b w:val="1"/>
                <w:color w:val="000000"/>
                <w:sz w:val="20"/>
                <w:szCs w:val="20"/>
              </w:rPr>
            </w:pPr>
            <w:r w:rsidDel="00000000" w:rsidR="00000000" w:rsidRPr="00000000">
              <w:rPr>
                <w:b w:val="1"/>
                <w:color w:val="000000"/>
                <w:sz w:val="20"/>
                <w:szCs w:val="20"/>
                <w:rtl w:val="0"/>
              </w:rPr>
              <w:t xml:space="preserve">birds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5">
            <w:pPr>
              <w:jc w:val="center"/>
              <w:rPr>
                <w:b w:val="1"/>
                <w:color w:val="000000"/>
                <w:sz w:val="20"/>
                <w:szCs w:val="20"/>
              </w:rPr>
            </w:pPr>
            <w:r w:rsidDel="00000000" w:rsidR="00000000" w:rsidRPr="00000000">
              <w:rPr>
                <w:b w:val="1"/>
                <w:color w:val="000000"/>
                <w:sz w:val="20"/>
                <w:szCs w:val="20"/>
                <w:rtl w:val="0"/>
              </w:rPr>
              <w:t xml:space="preserve">fish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6">
            <w:pPr>
              <w:jc w:val="center"/>
              <w:rPr>
                <w:b w:val="1"/>
                <w:color w:val="000000"/>
                <w:sz w:val="20"/>
                <w:szCs w:val="20"/>
              </w:rPr>
            </w:pPr>
            <w:r w:rsidDel="00000000" w:rsidR="00000000" w:rsidRPr="00000000">
              <w:rPr>
                <w:b w:val="1"/>
                <w:color w:val="000000"/>
                <w:sz w:val="20"/>
                <w:szCs w:val="20"/>
                <w:rtl w:val="0"/>
              </w:rPr>
              <w:t xml:space="preserve">mammals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7">
            <w:pPr>
              <w:jc w:val="center"/>
              <w:rPr>
                <w:b w:val="1"/>
                <w:color w:val="000000"/>
                <w:sz w:val="20"/>
                <w:szCs w:val="20"/>
              </w:rPr>
            </w:pPr>
            <w:r w:rsidDel="00000000" w:rsidR="00000000" w:rsidRPr="00000000">
              <w:rPr>
                <w:b w:val="1"/>
                <w:color w:val="000000"/>
                <w:sz w:val="20"/>
                <w:szCs w:val="20"/>
                <w:rtl w:val="0"/>
              </w:rPr>
              <w:t xml:space="preserve">molluscs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8">
            <w:pPr>
              <w:jc w:val="center"/>
              <w:rPr>
                <w:b w:val="1"/>
                <w:color w:val="000000"/>
                <w:sz w:val="20"/>
                <w:szCs w:val="20"/>
              </w:rPr>
            </w:pPr>
            <w:r w:rsidDel="00000000" w:rsidR="00000000" w:rsidRPr="00000000">
              <w:rPr>
                <w:b w:val="1"/>
                <w:color w:val="000000"/>
                <w:sz w:val="20"/>
                <w:szCs w:val="20"/>
                <w:rtl w:val="0"/>
              </w:rPr>
              <w:t xml:space="preserve">reptiles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9">
            <w:pPr>
              <w:rPr>
                <w:color w:val="000000"/>
                <w:sz w:val="20"/>
                <w:szCs w:val="20"/>
              </w:rPr>
            </w:pPr>
            <w:r w:rsidDel="00000000" w:rsidR="00000000" w:rsidRPr="00000000">
              <w:rPr>
                <w:color w:val="000000"/>
                <w:sz w:val="20"/>
                <w:szCs w:val="20"/>
                <w:rtl w:val="0"/>
              </w:rPr>
              <w:t xml:space="preserve">50.percent.quartile.energy.distribution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1">
            <w:pPr>
              <w:rPr>
                <w:color w:val="000000"/>
                <w:sz w:val="20"/>
                <w:szCs w:val="20"/>
              </w:rPr>
            </w:pPr>
            <w:r w:rsidDel="00000000" w:rsidR="00000000" w:rsidRPr="00000000">
              <w:rPr>
                <w:color w:val="000000"/>
                <w:sz w:val="20"/>
                <w:szCs w:val="20"/>
                <w:rtl w:val="0"/>
              </w:rPr>
              <w:t xml:space="preserve">75.percent.quartile. energy.distribution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9">
            <w:pPr>
              <w:rPr>
                <w:color w:val="000000"/>
                <w:sz w:val="20"/>
                <w:szCs w:val="20"/>
              </w:rPr>
            </w:pPr>
            <w:r w:rsidDel="00000000" w:rsidR="00000000" w:rsidRPr="00000000">
              <w:rPr>
                <w:color w:val="000000"/>
                <w:sz w:val="20"/>
                <w:szCs w:val="20"/>
                <w:rtl w:val="0"/>
              </w:rPr>
              <w:t xml:space="preserve">ACTH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1">
            <w:pPr>
              <w:rPr>
                <w:color w:val="000000"/>
                <w:sz w:val="20"/>
                <w:szCs w:val="20"/>
              </w:rPr>
            </w:pPr>
            <w:r w:rsidDel="00000000" w:rsidR="00000000" w:rsidRPr="00000000">
              <w:rPr>
                <w:color w:val="000000"/>
                <w:sz w:val="20"/>
                <w:szCs w:val="20"/>
                <w:rtl w:val="0"/>
              </w:rPr>
              <w:t xml:space="preserve">adrenal.weight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9">
            <w:pPr>
              <w:rPr>
                <w:color w:val="000000"/>
                <w:sz w:val="20"/>
                <w:szCs w:val="20"/>
              </w:rPr>
            </w:pPr>
            <w:r w:rsidDel="00000000" w:rsidR="00000000" w:rsidRPr="00000000">
              <w:rPr>
                <w:color w:val="000000"/>
                <w:sz w:val="20"/>
                <w:szCs w:val="20"/>
                <w:rtl w:val="0"/>
              </w:rPr>
              <w:t xml:space="preserve">alarm.call.duration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1">
            <w:pPr>
              <w:rPr>
                <w:color w:val="000000"/>
                <w:sz w:val="20"/>
                <w:szCs w:val="20"/>
              </w:rPr>
            </w:pPr>
            <w:r w:rsidDel="00000000" w:rsidR="00000000" w:rsidRPr="00000000">
              <w:rPr>
                <w:color w:val="000000"/>
                <w:sz w:val="20"/>
                <w:szCs w:val="20"/>
                <w:rtl w:val="0"/>
              </w:rPr>
              <w:t xml:space="preserve">alert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9">
            <w:pPr>
              <w:rPr>
                <w:color w:val="000000"/>
                <w:sz w:val="20"/>
                <w:szCs w:val="20"/>
              </w:rPr>
            </w:pPr>
            <w:r w:rsidDel="00000000" w:rsidR="00000000" w:rsidRPr="00000000">
              <w:rPr>
                <w:color w:val="000000"/>
                <w:sz w:val="20"/>
                <w:szCs w:val="20"/>
                <w:rtl w:val="0"/>
              </w:rPr>
              <w:t xml:space="preserve">alert.distance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1">
            <w:pPr>
              <w:rPr>
                <w:color w:val="000000"/>
                <w:sz w:val="20"/>
                <w:szCs w:val="20"/>
              </w:rPr>
            </w:pPr>
            <w:r w:rsidDel="00000000" w:rsidR="00000000" w:rsidRPr="00000000">
              <w:rPr>
                <w:color w:val="000000"/>
                <w:sz w:val="20"/>
                <w:szCs w:val="20"/>
                <w:rtl w:val="0"/>
              </w:rPr>
              <w:t xml:space="preserve">amplitude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2">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4">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rPr>
                <w:color w:val="000000"/>
                <w:sz w:val="20"/>
                <w:szCs w:val="20"/>
              </w:rPr>
            </w:pPr>
            <w:r w:rsidDel="00000000" w:rsidR="00000000" w:rsidRPr="00000000">
              <w:rPr>
                <w:color w:val="000000"/>
                <w:sz w:val="20"/>
                <w:szCs w:val="20"/>
                <w:rtl w:val="0"/>
              </w:rPr>
              <w:t xml:space="preserve">analgesic.response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rPr>
                <w:color w:val="000000"/>
                <w:sz w:val="20"/>
                <w:szCs w:val="20"/>
              </w:rPr>
            </w:pPr>
            <w:r w:rsidDel="00000000" w:rsidR="00000000" w:rsidRPr="00000000">
              <w:rPr>
                <w:color w:val="000000"/>
                <w:sz w:val="20"/>
                <w:szCs w:val="20"/>
                <w:rtl w:val="0"/>
              </w:rPr>
              <w:t xml:space="preserve">antibody.titre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9">
            <w:pPr>
              <w:rPr>
                <w:color w:val="000000"/>
                <w:sz w:val="20"/>
                <w:szCs w:val="20"/>
              </w:rPr>
            </w:pPr>
            <w:r w:rsidDel="00000000" w:rsidR="00000000" w:rsidRPr="00000000">
              <w:rPr>
                <w:color w:val="000000"/>
                <w:sz w:val="20"/>
                <w:szCs w:val="20"/>
                <w:rtl w:val="0"/>
              </w:rPr>
              <w:t xml:space="preserve">approach.latency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1">
            <w:pPr>
              <w:rPr>
                <w:color w:val="000000"/>
                <w:sz w:val="20"/>
                <w:szCs w:val="20"/>
              </w:rPr>
            </w:pPr>
            <w:r w:rsidDel="00000000" w:rsidR="00000000" w:rsidRPr="00000000">
              <w:rPr>
                <w:color w:val="000000"/>
                <w:sz w:val="20"/>
                <w:szCs w:val="20"/>
                <w:rtl w:val="0"/>
              </w:rPr>
              <w:t xml:space="preserve">arrival.at.nest.time.to.feed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9">
            <w:pPr>
              <w:rPr>
                <w:color w:val="000000"/>
                <w:sz w:val="20"/>
                <w:szCs w:val="20"/>
              </w:rPr>
            </w:pPr>
            <w:r w:rsidDel="00000000" w:rsidR="00000000" w:rsidRPr="00000000">
              <w:rPr>
                <w:color w:val="000000"/>
                <w:sz w:val="20"/>
                <w:szCs w:val="20"/>
                <w:rtl w:val="0"/>
              </w:rPr>
              <w:t xml:space="preserve">average.birds.present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C">
            <w:pPr>
              <w:jc w:val="center"/>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1">
            <w:pPr>
              <w:rPr>
                <w:color w:val="000000"/>
                <w:sz w:val="20"/>
                <w:szCs w:val="20"/>
              </w:rPr>
            </w:pPr>
            <w:r w:rsidDel="00000000" w:rsidR="00000000" w:rsidRPr="00000000">
              <w:rPr>
                <w:color w:val="000000"/>
                <w:sz w:val="20"/>
                <w:szCs w:val="20"/>
                <w:rtl w:val="0"/>
              </w:rPr>
              <w:t xml:space="preserve">average.call.power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9">
            <w:pPr>
              <w:rPr>
                <w:color w:val="000000"/>
                <w:sz w:val="20"/>
                <w:szCs w:val="20"/>
              </w:rPr>
            </w:pPr>
            <w:r w:rsidDel="00000000" w:rsidR="00000000" w:rsidRPr="00000000">
              <w:rPr>
                <w:color w:val="000000"/>
                <w:sz w:val="20"/>
                <w:szCs w:val="20"/>
                <w:rtl w:val="0"/>
              </w:rPr>
              <w:t xml:space="preserve">average.power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1">
            <w:pPr>
              <w:rPr>
                <w:color w:val="000000"/>
                <w:sz w:val="20"/>
                <w:szCs w:val="20"/>
              </w:rPr>
            </w:pPr>
            <w:r w:rsidDel="00000000" w:rsidR="00000000" w:rsidRPr="00000000">
              <w:rPr>
                <w:color w:val="000000"/>
                <w:sz w:val="20"/>
                <w:szCs w:val="20"/>
                <w:rtl w:val="0"/>
              </w:rPr>
              <w:t xml:space="preserve">bandwidth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4">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9">
            <w:pPr>
              <w:rPr>
                <w:color w:val="000000"/>
                <w:sz w:val="20"/>
                <w:szCs w:val="20"/>
              </w:rPr>
            </w:pPr>
            <w:r w:rsidDel="00000000" w:rsidR="00000000" w:rsidRPr="00000000">
              <w:rPr>
                <w:color w:val="000000"/>
                <w:sz w:val="20"/>
                <w:szCs w:val="20"/>
                <w:rtl w:val="0"/>
              </w:rPr>
              <w:t xml:space="preserve">begging.activity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1">
            <w:pPr>
              <w:rPr>
                <w:color w:val="000000"/>
                <w:sz w:val="20"/>
                <w:szCs w:val="20"/>
              </w:rPr>
            </w:pPr>
            <w:r w:rsidDel="00000000" w:rsidR="00000000" w:rsidRPr="00000000">
              <w:rPr>
                <w:color w:val="000000"/>
                <w:sz w:val="20"/>
                <w:szCs w:val="20"/>
                <w:rtl w:val="0"/>
              </w:rPr>
              <w:t xml:space="preserve">begging.intensity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9">
            <w:pPr>
              <w:rPr>
                <w:color w:val="000000"/>
                <w:sz w:val="20"/>
                <w:szCs w:val="20"/>
              </w:rPr>
            </w:pPr>
            <w:r w:rsidDel="00000000" w:rsidR="00000000" w:rsidRPr="00000000">
              <w:rPr>
                <w:color w:val="000000"/>
                <w:sz w:val="20"/>
                <w:szCs w:val="20"/>
                <w:rtl w:val="0"/>
              </w:rPr>
              <w:t xml:space="preserve">bill.length.day4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1">
            <w:pPr>
              <w:rPr>
                <w:color w:val="000000"/>
                <w:sz w:val="20"/>
                <w:szCs w:val="20"/>
              </w:rPr>
            </w:pPr>
            <w:r w:rsidDel="00000000" w:rsidR="00000000" w:rsidRPr="00000000">
              <w:rPr>
                <w:color w:val="000000"/>
                <w:sz w:val="20"/>
                <w:szCs w:val="20"/>
                <w:rtl w:val="0"/>
              </w:rPr>
              <w:t xml:space="preserve">blood.ALT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9">
            <w:pPr>
              <w:rPr>
                <w:color w:val="000000"/>
                <w:sz w:val="20"/>
                <w:szCs w:val="20"/>
              </w:rPr>
            </w:pPr>
            <w:r w:rsidDel="00000000" w:rsidR="00000000" w:rsidRPr="00000000">
              <w:rPr>
                <w:color w:val="000000"/>
                <w:sz w:val="20"/>
                <w:szCs w:val="20"/>
                <w:rtl w:val="0"/>
              </w:rPr>
              <w:t xml:space="preserve">blood.AMY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1">
            <w:pPr>
              <w:rPr>
                <w:color w:val="000000"/>
                <w:sz w:val="20"/>
                <w:szCs w:val="20"/>
              </w:rPr>
            </w:pPr>
            <w:r w:rsidDel="00000000" w:rsidR="00000000" w:rsidRPr="00000000">
              <w:rPr>
                <w:color w:val="000000"/>
                <w:sz w:val="20"/>
                <w:szCs w:val="20"/>
                <w:rtl w:val="0"/>
              </w:rPr>
              <w:t xml:space="preserve">blood.AST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9">
            <w:pPr>
              <w:rPr>
                <w:color w:val="000000"/>
                <w:sz w:val="20"/>
                <w:szCs w:val="20"/>
              </w:rPr>
            </w:pPr>
            <w:r w:rsidDel="00000000" w:rsidR="00000000" w:rsidRPr="00000000">
              <w:rPr>
                <w:color w:val="000000"/>
                <w:sz w:val="20"/>
                <w:szCs w:val="20"/>
                <w:rtl w:val="0"/>
              </w:rPr>
              <w:t xml:space="preserve">blood.Bicarb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1">
            <w:pPr>
              <w:rPr>
                <w:color w:val="000000"/>
                <w:sz w:val="20"/>
                <w:szCs w:val="20"/>
              </w:rPr>
            </w:pPr>
            <w:r w:rsidDel="00000000" w:rsidR="00000000" w:rsidRPr="00000000">
              <w:rPr>
                <w:color w:val="000000"/>
                <w:sz w:val="20"/>
                <w:szCs w:val="20"/>
                <w:rtl w:val="0"/>
              </w:rPr>
              <w:t xml:space="preserve">blood.Ca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9">
            <w:pPr>
              <w:rPr>
                <w:color w:val="000000"/>
                <w:sz w:val="20"/>
                <w:szCs w:val="20"/>
              </w:rPr>
            </w:pPr>
            <w:r w:rsidDel="00000000" w:rsidR="00000000" w:rsidRPr="00000000">
              <w:rPr>
                <w:color w:val="000000"/>
                <w:sz w:val="20"/>
                <w:szCs w:val="20"/>
                <w:rtl w:val="0"/>
              </w:rPr>
              <w:t xml:space="preserve">blood.Chol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1">
            <w:pPr>
              <w:rPr>
                <w:color w:val="000000"/>
                <w:sz w:val="20"/>
                <w:szCs w:val="20"/>
              </w:rPr>
            </w:pPr>
            <w:r w:rsidDel="00000000" w:rsidR="00000000" w:rsidRPr="00000000">
              <w:rPr>
                <w:color w:val="000000"/>
                <w:sz w:val="20"/>
                <w:szCs w:val="20"/>
                <w:rtl w:val="0"/>
              </w:rPr>
              <w:t xml:space="preserve">blood.Cl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9">
            <w:pPr>
              <w:rPr>
                <w:color w:val="000000"/>
                <w:sz w:val="20"/>
                <w:szCs w:val="20"/>
              </w:rPr>
            </w:pPr>
            <w:r w:rsidDel="00000000" w:rsidR="00000000" w:rsidRPr="00000000">
              <w:rPr>
                <w:color w:val="000000"/>
                <w:sz w:val="20"/>
                <w:szCs w:val="20"/>
                <w:rtl w:val="0"/>
              </w:rPr>
              <w:t xml:space="preserve">blood.GDH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1">
            <w:pPr>
              <w:rPr>
                <w:color w:val="000000"/>
                <w:sz w:val="20"/>
                <w:szCs w:val="20"/>
              </w:rPr>
            </w:pPr>
            <w:r w:rsidDel="00000000" w:rsidR="00000000" w:rsidRPr="00000000">
              <w:rPr>
                <w:color w:val="000000"/>
                <w:sz w:val="20"/>
                <w:szCs w:val="20"/>
                <w:rtl w:val="0"/>
              </w:rPr>
              <w:t xml:space="preserve">blood.GGT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9">
            <w:pPr>
              <w:rPr>
                <w:color w:val="000000"/>
                <w:sz w:val="20"/>
                <w:szCs w:val="20"/>
              </w:rPr>
            </w:pPr>
            <w:r w:rsidDel="00000000" w:rsidR="00000000" w:rsidRPr="00000000">
              <w:rPr>
                <w:color w:val="000000"/>
                <w:sz w:val="20"/>
                <w:szCs w:val="20"/>
                <w:rtl w:val="0"/>
              </w:rPr>
              <w:t xml:space="preserve">blood.Gluc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rPr>
                <w:color w:val="000000"/>
                <w:sz w:val="20"/>
                <w:szCs w:val="20"/>
              </w:rPr>
            </w:pPr>
            <w:r w:rsidDel="00000000" w:rsidR="00000000" w:rsidRPr="00000000">
              <w:rPr>
                <w:color w:val="000000"/>
                <w:sz w:val="20"/>
                <w:szCs w:val="20"/>
                <w:rtl w:val="0"/>
              </w:rPr>
              <w:t xml:space="preserve">blood.K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rPr>
                <w:color w:val="000000"/>
                <w:sz w:val="20"/>
                <w:szCs w:val="20"/>
              </w:rPr>
            </w:pPr>
            <w:r w:rsidDel="00000000" w:rsidR="00000000" w:rsidRPr="00000000">
              <w:rPr>
                <w:color w:val="000000"/>
                <w:sz w:val="20"/>
                <w:szCs w:val="20"/>
                <w:rtl w:val="0"/>
              </w:rPr>
              <w:t xml:space="preserve">blood.Lactate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1">
            <w:pPr>
              <w:rPr>
                <w:color w:val="000000"/>
                <w:sz w:val="20"/>
                <w:szCs w:val="20"/>
              </w:rPr>
            </w:pPr>
            <w:r w:rsidDel="00000000" w:rsidR="00000000" w:rsidRPr="00000000">
              <w:rPr>
                <w:color w:val="000000"/>
                <w:sz w:val="20"/>
                <w:szCs w:val="20"/>
                <w:rtl w:val="0"/>
              </w:rPr>
              <w:t xml:space="preserve">blood.LIP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9">
            <w:pPr>
              <w:rPr>
                <w:color w:val="000000"/>
                <w:sz w:val="20"/>
                <w:szCs w:val="20"/>
              </w:rPr>
            </w:pPr>
            <w:r w:rsidDel="00000000" w:rsidR="00000000" w:rsidRPr="00000000">
              <w:rPr>
                <w:color w:val="000000"/>
                <w:sz w:val="20"/>
                <w:szCs w:val="20"/>
                <w:rtl w:val="0"/>
              </w:rPr>
              <w:t xml:space="preserve">blood.Mg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1">
            <w:pPr>
              <w:rPr>
                <w:color w:val="000000"/>
                <w:sz w:val="20"/>
                <w:szCs w:val="20"/>
              </w:rPr>
            </w:pPr>
            <w:r w:rsidDel="00000000" w:rsidR="00000000" w:rsidRPr="00000000">
              <w:rPr>
                <w:color w:val="000000"/>
                <w:sz w:val="20"/>
                <w:szCs w:val="20"/>
                <w:rtl w:val="0"/>
              </w:rPr>
              <w:t xml:space="preserve">blood.Na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9">
            <w:pPr>
              <w:rPr>
                <w:color w:val="000000"/>
                <w:sz w:val="20"/>
                <w:szCs w:val="20"/>
              </w:rPr>
            </w:pPr>
            <w:r w:rsidDel="00000000" w:rsidR="00000000" w:rsidRPr="00000000">
              <w:rPr>
                <w:color w:val="000000"/>
                <w:sz w:val="20"/>
                <w:szCs w:val="20"/>
                <w:rtl w:val="0"/>
              </w:rPr>
              <w:t xml:space="preserve">blood.Na_K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1">
            <w:pPr>
              <w:rPr>
                <w:color w:val="000000"/>
                <w:sz w:val="20"/>
                <w:szCs w:val="20"/>
              </w:rPr>
            </w:pPr>
            <w:r w:rsidDel="00000000" w:rsidR="00000000" w:rsidRPr="00000000">
              <w:rPr>
                <w:color w:val="000000"/>
                <w:sz w:val="20"/>
                <w:szCs w:val="20"/>
                <w:rtl w:val="0"/>
              </w:rPr>
              <w:t xml:space="preserve">blood.Phos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9">
            <w:pPr>
              <w:rPr>
                <w:color w:val="000000"/>
                <w:sz w:val="20"/>
                <w:szCs w:val="20"/>
              </w:rPr>
            </w:pPr>
            <w:r w:rsidDel="00000000" w:rsidR="00000000" w:rsidRPr="00000000">
              <w:rPr>
                <w:color w:val="000000"/>
                <w:sz w:val="20"/>
                <w:szCs w:val="20"/>
                <w:rtl w:val="0"/>
              </w:rPr>
              <w:t xml:space="preserve">blood.SDH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1">
            <w:pPr>
              <w:rPr>
                <w:color w:val="000000"/>
                <w:sz w:val="20"/>
                <w:szCs w:val="20"/>
              </w:rPr>
            </w:pPr>
            <w:r w:rsidDel="00000000" w:rsidR="00000000" w:rsidRPr="00000000">
              <w:rPr>
                <w:color w:val="000000"/>
                <w:sz w:val="20"/>
                <w:szCs w:val="20"/>
                <w:rtl w:val="0"/>
              </w:rPr>
              <w:t xml:space="preserve">blood.THC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3">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9">
            <w:pPr>
              <w:rPr>
                <w:color w:val="000000"/>
                <w:sz w:val="20"/>
                <w:szCs w:val="20"/>
              </w:rPr>
            </w:pPr>
            <w:r w:rsidDel="00000000" w:rsidR="00000000" w:rsidRPr="00000000">
              <w:rPr>
                <w:color w:val="000000"/>
                <w:sz w:val="20"/>
                <w:szCs w:val="20"/>
                <w:rtl w:val="0"/>
              </w:rPr>
              <w:t xml:space="preserve">blood.TP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1">
            <w:pPr>
              <w:rPr>
                <w:color w:val="000000"/>
                <w:sz w:val="20"/>
                <w:szCs w:val="20"/>
              </w:rPr>
            </w:pPr>
            <w:r w:rsidDel="00000000" w:rsidR="00000000" w:rsidRPr="00000000">
              <w:rPr>
                <w:color w:val="000000"/>
                <w:sz w:val="20"/>
                <w:szCs w:val="20"/>
                <w:rtl w:val="0"/>
              </w:rPr>
              <w:t xml:space="preserve">blood.Trig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rPr>
                <w:color w:val="000000"/>
                <w:sz w:val="20"/>
                <w:szCs w:val="20"/>
              </w:rPr>
            </w:pPr>
            <w:r w:rsidDel="00000000" w:rsidR="00000000" w:rsidRPr="00000000">
              <w:rPr>
                <w:color w:val="000000"/>
                <w:sz w:val="20"/>
                <w:szCs w:val="20"/>
                <w:rtl w:val="0"/>
              </w:rPr>
              <w:t xml:space="preserve">blood.Urea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rPr>
                <w:color w:val="000000"/>
                <w:sz w:val="20"/>
                <w:szCs w:val="20"/>
              </w:rPr>
            </w:pPr>
            <w:r w:rsidDel="00000000" w:rsidR="00000000" w:rsidRPr="00000000">
              <w:rPr>
                <w:color w:val="000000"/>
                <w:sz w:val="20"/>
                <w:szCs w:val="20"/>
                <w:rtl w:val="0"/>
              </w:rPr>
              <w:t xml:space="preserve">blood.Uric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rPr>
                <w:color w:val="000000"/>
                <w:sz w:val="20"/>
                <w:szCs w:val="20"/>
              </w:rPr>
            </w:pPr>
            <w:r w:rsidDel="00000000" w:rsidR="00000000" w:rsidRPr="00000000">
              <w:rPr>
                <w:color w:val="000000"/>
                <w:sz w:val="20"/>
                <w:szCs w:val="20"/>
                <w:rtl w:val="0"/>
              </w:rPr>
              <w:t xml:space="preserve">blow.rate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rPr>
                <w:color w:val="000000"/>
                <w:sz w:val="20"/>
                <w:szCs w:val="20"/>
              </w:rPr>
            </w:pPr>
            <w:r w:rsidDel="00000000" w:rsidR="00000000" w:rsidRPr="00000000">
              <w:rPr>
                <w:color w:val="000000"/>
                <w:sz w:val="20"/>
                <w:szCs w:val="20"/>
                <w:rtl w:val="0"/>
              </w:rPr>
              <w:t xml:space="preserve">body.condition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rPr>
                <w:color w:val="000000"/>
                <w:sz w:val="20"/>
                <w:szCs w:val="20"/>
              </w:rPr>
            </w:pPr>
            <w:r w:rsidDel="00000000" w:rsidR="00000000" w:rsidRPr="00000000">
              <w:rPr>
                <w:color w:val="000000"/>
                <w:sz w:val="20"/>
                <w:szCs w:val="20"/>
                <w:rtl w:val="0"/>
              </w:rPr>
              <w:t xml:space="preserve">body.length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rPr>
                <w:color w:val="000000"/>
                <w:sz w:val="20"/>
                <w:szCs w:val="20"/>
              </w:rPr>
            </w:pPr>
            <w:r w:rsidDel="00000000" w:rsidR="00000000" w:rsidRPr="00000000">
              <w:rPr>
                <w:color w:val="000000"/>
                <w:sz w:val="20"/>
                <w:szCs w:val="20"/>
                <w:rtl w:val="0"/>
              </w:rPr>
              <w:t xml:space="preserve">body.size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9">
            <w:pPr>
              <w:rPr>
                <w:color w:val="000000"/>
                <w:sz w:val="20"/>
                <w:szCs w:val="20"/>
              </w:rPr>
            </w:pPr>
            <w:r w:rsidDel="00000000" w:rsidR="00000000" w:rsidRPr="00000000">
              <w:rPr>
                <w:color w:val="000000"/>
                <w:sz w:val="20"/>
                <w:szCs w:val="20"/>
                <w:rtl w:val="0"/>
              </w:rPr>
              <w:t xml:space="preserve">body.weight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1">
            <w:pPr>
              <w:rPr>
                <w:color w:val="000000"/>
                <w:sz w:val="20"/>
                <w:szCs w:val="20"/>
              </w:rPr>
            </w:pPr>
            <w:r w:rsidDel="00000000" w:rsidR="00000000" w:rsidRPr="00000000">
              <w:rPr>
                <w:color w:val="000000"/>
                <w:sz w:val="20"/>
                <w:szCs w:val="20"/>
                <w:rtl w:val="0"/>
              </w:rPr>
              <w:t xml:space="preserve">body.with.length.ratio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rPr>
                <w:color w:val="000000"/>
                <w:sz w:val="20"/>
                <w:szCs w:val="20"/>
              </w:rPr>
            </w:pPr>
            <w:r w:rsidDel="00000000" w:rsidR="00000000" w:rsidRPr="00000000">
              <w:rPr>
                <w:color w:val="000000"/>
                <w:sz w:val="20"/>
                <w:szCs w:val="20"/>
                <w:rtl w:val="0"/>
              </w:rPr>
              <w:t xml:space="preserve">boldness.score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1">
            <w:pPr>
              <w:rPr>
                <w:color w:val="000000"/>
                <w:sz w:val="20"/>
                <w:szCs w:val="20"/>
              </w:rPr>
            </w:pPr>
            <w:r w:rsidDel="00000000" w:rsidR="00000000" w:rsidRPr="00000000">
              <w:rPr>
                <w:color w:val="000000"/>
                <w:sz w:val="20"/>
                <w:szCs w:val="20"/>
                <w:rtl w:val="0"/>
              </w:rPr>
              <w:t xml:space="preserve">brightness.of.vocal.sac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9">
            <w:pPr>
              <w:rPr>
                <w:color w:val="000000"/>
                <w:sz w:val="20"/>
                <w:szCs w:val="20"/>
              </w:rPr>
            </w:pPr>
            <w:r w:rsidDel="00000000" w:rsidR="00000000" w:rsidRPr="00000000">
              <w:rPr>
                <w:color w:val="000000"/>
                <w:sz w:val="20"/>
                <w:szCs w:val="20"/>
                <w:rtl w:val="0"/>
              </w:rPr>
              <w:t xml:space="preserve">cadmium.concentration.in.digestive.glands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rPr>
                <w:color w:val="000000"/>
                <w:sz w:val="20"/>
                <w:szCs w:val="20"/>
              </w:rPr>
            </w:pPr>
            <w:r w:rsidDel="00000000" w:rsidR="00000000" w:rsidRPr="00000000">
              <w:rPr>
                <w:color w:val="000000"/>
                <w:sz w:val="20"/>
                <w:szCs w:val="20"/>
                <w:rtl w:val="0"/>
              </w:rPr>
              <w:t xml:space="preserve">cadmium.concentration.in.gills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rPr>
                <w:color w:val="000000"/>
                <w:sz w:val="20"/>
                <w:szCs w:val="20"/>
              </w:rPr>
            </w:pPr>
            <w:r w:rsidDel="00000000" w:rsidR="00000000" w:rsidRPr="00000000">
              <w:rPr>
                <w:color w:val="000000"/>
                <w:sz w:val="20"/>
                <w:szCs w:val="20"/>
                <w:rtl w:val="0"/>
              </w:rPr>
              <w:t xml:space="preserve">call.length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rPr>
                <w:color w:val="000000"/>
                <w:sz w:val="20"/>
                <w:szCs w:val="20"/>
              </w:rPr>
            </w:pPr>
            <w:r w:rsidDel="00000000" w:rsidR="00000000" w:rsidRPr="00000000">
              <w:rPr>
                <w:color w:val="000000"/>
                <w:sz w:val="20"/>
                <w:szCs w:val="20"/>
                <w:rtl w:val="0"/>
              </w:rPr>
              <w:t xml:space="preserve">call.rate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rPr>
                <w:color w:val="000000"/>
                <w:sz w:val="20"/>
                <w:szCs w:val="20"/>
              </w:rPr>
            </w:pPr>
            <w:r w:rsidDel="00000000" w:rsidR="00000000" w:rsidRPr="00000000">
              <w:rPr>
                <w:color w:val="000000"/>
                <w:sz w:val="20"/>
                <w:szCs w:val="20"/>
                <w:rtl w:val="0"/>
              </w:rPr>
              <w:t xml:space="preserve">calling.effort..total.calling.time.per.minute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1">
            <w:pPr>
              <w:rPr>
                <w:color w:val="000000"/>
                <w:sz w:val="20"/>
                <w:szCs w:val="20"/>
              </w:rPr>
            </w:pPr>
            <w:r w:rsidDel="00000000" w:rsidR="00000000" w:rsidRPr="00000000">
              <w:rPr>
                <w:color w:val="000000"/>
                <w:sz w:val="20"/>
                <w:szCs w:val="20"/>
                <w:rtl w:val="0"/>
              </w:rPr>
              <w:t xml:space="preserve">central.frequency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2">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9">
            <w:pPr>
              <w:rPr>
                <w:color w:val="000000"/>
                <w:sz w:val="20"/>
                <w:szCs w:val="20"/>
              </w:rPr>
            </w:pPr>
            <w:r w:rsidDel="00000000" w:rsidR="00000000" w:rsidRPr="00000000">
              <w:rPr>
                <w:color w:val="000000"/>
                <w:sz w:val="20"/>
                <w:szCs w:val="20"/>
                <w:rtl w:val="0"/>
              </w:rPr>
              <w:t xml:space="preserve">change.in.maximum.skin.temperature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1">
            <w:pPr>
              <w:rPr>
                <w:color w:val="000000"/>
                <w:sz w:val="20"/>
                <w:szCs w:val="20"/>
              </w:rPr>
            </w:pPr>
            <w:r w:rsidDel="00000000" w:rsidR="00000000" w:rsidRPr="00000000">
              <w:rPr>
                <w:color w:val="000000"/>
                <w:sz w:val="20"/>
                <w:szCs w:val="20"/>
                <w:rtl w:val="0"/>
              </w:rPr>
              <w:t xml:space="preserve">change.in.preference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9">
            <w:pPr>
              <w:rPr>
                <w:color w:val="000000"/>
                <w:sz w:val="20"/>
                <w:szCs w:val="20"/>
              </w:rPr>
            </w:pPr>
            <w:r w:rsidDel="00000000" w:rsidR="00000000" w:rsidRPr="00000000">
              <w:rPr>
                <w:color w:val="000000"/>
                <w:sz w:val="20"/>
                <w:szCs w:val="20"/>
                <w:rtl w:val="0"/>
              </w:rPr>
              <w:t xml:space="preserve">change.in.ventilation.rate.compared.to.coastal.noise.control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D">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1">
            <w:pPr>
              <w:rPr>
                <w:color w:val="000000"/>
                <w:sz w:val="20"/>
                <w:szCs w:val="20"/>
              </w:rPr>
            </w:pPr>
            <w:r w:rsidDel="00000000" w:rsidR="00000000" w:rsidRPr="00000000">
              <w:rPr>
                <w:color w:val="000000"/>
                <w:sz w:val="20"/>
                <w:szCs w:val="20"/>
                <w:rtl w:val="0"/>
              </w:rPr>
              <w:t xml:space="preserve">change.prop.time.vigilant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9">
            <w:pPr>
              <w:rPr>
                <w:color w:val="000000"/>
                <w:sz w:val="20"/>
                <w:szCs w:val="20"/>
              </w:rPr>
            </w:pPr>
            <w:r w:rsidDel="00000000" w:rsidR="00000000" w:rsidRPr="00000000">
              <w:rPr>
                <w:color w:val="000000"/>
                <w:sz w:val="20"/>
                <w:szCs w:val="20"/>
                <w:rtl w:val="0"/>
              </w:rPr>
              <w:t xml:space="preserve">change.ventilation.rate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1">
            <w:pPr>
              <w:rPr>
                <w:color w:val="000000"/>
                <w:sz w:val="20"/>
                <w:szCs w:val="20"/>
              </w:rPr>
            </w:pPr>
            <w:r w:rsidDel="00000000" w:rsidR="00000000" w:rsidRPr="00000000">
              <w:rPr>
                <w:color w:val="000000"/>
                <w:sz w:val="20"/>
                <w:szCs w:val="20"/>
                <w:rtl w:val="0"/>
              </w:rPr>
              <w:t xml:space="preserve">change.vigilance.scan.rate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9">
            <w:pPr>
              <w:rPr>
                <w:color w:val="000000"/>
                <w:sz w:val="20"/>
                <w:szCs w:val="20"/>
              </w:rPr>
            </w:pPr>
            <w:r w:rsidDel="00000000" w:rsidR="00000000" w:rsidRPr="00000000">
              <w:rPr>
                <w:color w:val="000000"/>
                <w:sz w:val="20"/>
                <w:szCs w:val="20"/>
                <w:rtl w:val="0"/>
              </w:rPr>
              <w:t xml:space="preserve">cholesterol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1">
            <w:pPr>
              <w:rPr>
                <w:color w:val="000000"/>
                <w:sz w:val="20"/>
                <w:szCs w:val="20"/>
              </w:rPr>
            </w:pPr>
            <w:r w:rsidDel="00000000" w:rsidR="00000000" w:rsidRPr="00000000">
              <w:rPr>
                <w:color w:val="000000"/>
                <w:sz w:val="20"/>
                <w:szCs w:val="20"/>
                <w:rtl w:val="0"/>
              </w:rPr>
              <w:t xml:space="preserve">closest.approach.m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9">
            <w:pPr>
              <w:rPr>
                <w:color w:val="000000"/>
                <w:sz w:val="20"/>
                <w:szCs w:val="20"/>
              </w:rPr>
            </w:pPr>
            <w:r w:rsidDel="00000000" w:rsidR="00000000" w:rsidRPr="00000000">
              <w:rPr>
                <w:color w:val="000000"/>
                <w:sz w:val="20"/>
                <w:szCs w:val="20"/>
                <w:rtl w:val="0"/>
              </w:rPr>
              <w:t xml:space="preserve">complexity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C">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1">
            <w:pPr>
              <w:rPr>
                <w:color w:val="000000"/>
                <w:sz w:val="20"/>
                <w:szCs w:val="20"/>
              </w:rPr>
            </w:pPr>
            <w:r w:rsidDel="00000000" w:rsidR="00000000" w:rsidRPr="00000000">
              <w:rPr>
                <w:color w:val="000000"/>
                <w:sz w:val="20"/>
                <w:szCs w:val="20"/>
                <w:rtl w:val="0"/>
              </w:rPr>
              <w:t xml:space="preserve">cortecosterol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9">
            <w:pPr>
              <w:rPr>
                <w:color w:val="000000"/>
                <w:sz w:val="20"/>
                <w:szCs w:val="20"/>
              </w:rPr>
            </w:pPr>
            <w:r w:rsidDel="00000000" w:rsidR="00000000" w:rsidRPr="00000000">
              <w:rPr>
                <w:color w:val="000000"/>
                <w:sz w:val="20"/>
                <w:szCs w:val="20"/>
                <w:rtl w:val="0"/>
              </w:rPr>
              <w:t xml:space="preserve">corticosterone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A">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C">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1">
            <w:pPr>
              <w:rPr>
                <w:color w:val="000000"/>
                <w:sz w:val="20"/>
                <w:szCs w:val="20"/>
              </w:rPr>
            </w:pPr>
            <w:r w:rsidDel="00000000" w:rsidR="00000000" w:rsidRPr="00000000">
              <w:rPr>
                <w:color w:val="000000"/>
                <w:sz w:val="20"/>
                <w:szCs w:val="20"/>
                <w:rtl w:val="0"/>
              </w:rPr>
              <w:t xml:space="preserve">cortisol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5">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9">
            <w:pPr>
              <w:rPr>
                <w:color w:val="000000"/>
                <w:sz w:val="20"/>
                <w:szCs w:val="20"/>
              </w:rPr>
            </w:pPr>
            <w:r w:rsidDel="00000000" w:rsidR="00000000" w:rsidRPr="00000000">
              <w:rPr>
                <w:color w:val="000000"/>
                <w:sz w:val="20"/>
                <w:szCs w:val="20"/>
                <w:rtl w:val="0"/>
              </w:rPr>
              <w:t xml:space="preserve">cortisol.secretion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1">
            <w:pPr>
              <w:rPr>
                <w:color w:val="000000"/>
                <w:sz w:val="20"/>
                <w:szCs w:val="20"/>
              </w:rPr>
            </w:pPr>
            <w:r w:rsidDel="00000000" w:rsidR="00000000" w:rsidRPr="00000000">
              <w:rPr>
                <w:color w:val="000000"/>
                <w:sz w:val="20"/>
                <w:szCs w:val="20"/>
                <w:rtl w:val="0"/>
              </w:rPr>
              <w:t xml:space="preserve">count.of.foraging.activity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9">
            <w:pPr>
              <w:rPr>
                <w:color w:val="000000"/>
                <w:sz w:val="20"/>
                <w:szCs w:val="20"/>
              </w:rPr>
            </w:pPr>
            <w:r w:rsidDel="00000000" w:rsidR="00000000" w:rsidRPr="00000000">
              <w:rPr>
                <w:color w:val="000000"/>
                <w:sz w:val="20"/>
                <w:szCs w:val="20"/>
                <w:rtl w:val="0"/>
              </w:rPr>
              <w:t xml:space="preserve">defensive.acts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1">
            <w:pPr>
              <w:rPr>
                <w:color w:val="000000"/>
                <w:sz w:val="20"/>
                <w:szCs w:val="20"/>
              </w:rPr>
            </w:pPr>
            <w:r w:rsidDel="00000000" w:rsidR="00000000" w:rsidRPr="00000000">
              <w:rPr>
                <w:color w:val="000000"/>
                <w:sz w:val="20"/>
                <w:szCs w:val="20"/>
                <w:rtl w:val="0"/>
              </w:rPr>
              <w:t xml:space="preserve">diff.in.nr.startles.2min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9">
            <w:pPr>
              <w:rPr>
                <w:color w:val="000000"/>
                <w:sz w:val="20"/>
                <w:szCs w:val="20"/>
              </w:rPr>
            </w:pPr>
            <w:r w:rsidDel="00000000" w:rsidR="00000000" w:rsidRPr="00000000">
              <w:rPr>
                <w:color w:val="000000"/>
                <w:sz w:val="20"/>
                <w:szCs w:val="20"/>
                <w:rtl w:val="0"/>
              </w:rPr>
              <w:t xml:space="preserve">digging.depth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1">
            <w:pPr>
              <w:rPr>
                <w:color w:val="000000"/>
                <w:sz w:val="20"/>
                <w:szCs w:val="20"/>
              </w:rPr>
            </w:pPr>
            <w:r w:rsidDel="00000000" w:rsidR="00000000" w:rsidRPr="00000000">
              <w:rPr>
                <w:color w:val="000000"/>
                <w:sz w:val="20"/>
                <w:szCs w:val="20"/>
                <w:rtl w:val="0"/>
              </w:rPr>
              <w:t xml:space="preserve">distance.covered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2">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9">
            <w:pPr>
              <w:rPr>
                <w:color w:val="000000"/>
                <w:sz w:val="20"/>
                <w:szCs w:val="20"/>
              </w:rPr>
            </w:pPr>
            <w:r w:rsidDel="00000000" w:rsidR="00000000" w:rsidRPr="00000000">
              <w:rPr>
                <w:color w:val="000000"/>
                <w:sz w:val="20"/>
                <w:szCs w:val="20"/>
                <w:rtl w:val="0"/>
              </w:rPr>
              <w:t xml:space="preserve">distance.to.nest.box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1">
            <w:pPr>
              <w:rPr>
                <w:color w:val="000000"/>
                <w:sz w:val="20"/>
                <w:szCs w:val="20"/>
              </w:rPr>
            </w:pPr>
            <w:r w:rsidDel="00000000" w:rsidR="00000000" w:rsidRPr="00000000">
              <w:rPr>
                <w:color w:val="000000"/>
                <w:sz w:val="20"/>
                <w:szCs w:val="20"/>
                <w:rtl w:val="0"/>
              </w:rPr>
              <w:t xml:space="preserve">distance.to.parent.cm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4">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9">
            <w:pPr>
              <w:rPr>
                <w:color w:val="000000"/>
                <w:sz w:val="20"/>
                <w:szCs w:val="20"/>
              </w:rPr>
            </w:pPr>
            <w:r w:rsidDel="00000000" w:rsidR="00000000" w:rsidRPr="00000000">
              <w:rPr>
                <w:color w:val="000000"/>
                <w:sz w:val="20"/>
                <w:szCs w:val="20"/>
                <w:rtl w:val="0"/>
              </w:rPr>
              <w:t xml:space="preserve">dominant.frequency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A">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1">
            <w:pPr>
              <w:rPr>
                <w:color w:val="000000"/>
                <w:sz w:val="20"/>
                <w:szCs w:val="20"/>
              </w:rPr>
            </w:pPr>
            <w:r w:rsidDel="00000000" w:rsidR="00000000" w:rsidRPr="00000000">
              <w:rPr>
                <w:color w:val="000000"/>
                <w:sz w:val="20"/>
                <w:szCs w:val="20"/>
                <w:rtl w:val="0"/>
              </w:rPr>
              <w:t xml:space="preserve">dominant.frequency.of.dee.calls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9">
            <w:pPr>
              <w:rPr>
                <w:color w:val="000000"/>
                <w:sz w:val="20"/>
                <w:szCs w:val="20"/>
              </w:rPr>
            </w:pPr>
            <w:r w:rsidDel="00000000" w:rsidR="00000000" w:rsidRPr="00000000">
              <w:rPr>
                <w:color w:val="000000"/>
                <w:sz w:val="20"/>
                <w:szCs w:val="20"/>
                <w:rtl w:val="0"/>
              </w:rPr>
              <w:t xml:space="preserve">drd2transcriptional.variations.gene.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1">
            <w:pPr>
              <w:rPr>
                <w:color w:val="000000"/>
                <w:sz w:val="20"/>
                <w:szCs w:val="20"/>
              </w:rPr>
            </w:pPr>
            <w:r w:rsidDel="00000000" w:rsidR="00000000" w:rsidRPr="00000000">
              <w:rPr>
                <w:color w:val="000000"/>
                <w:sz w:val="20"/>
                <w:szCs w:val="20"/>
                <w:rtl w:val="0"/>
              </w:rPr>
              <w:t xml:space="preserve">duration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2">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4">
            <w:pPr>
              <w:jc w:val="center"/>
              <w:rPr>
                <w:color w:val="000000"/>
                <w:sz w:val="20"/>
                <w:szCs w:val="20"/>
              </w:rPr>
            </w:pPr>
            <w:r w:rsidDel="00000000" w:rsidR="00000000" w:rsidRPr="00000000">
              <w:rPr>
                <w:color w:val="000000"/>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9">
            <w:pPr>
              <w:rPr>
                <w:color w:val="000000"/>
                <w:sz w:val="20"/>
                <w:szCs w:val="20"/>
              </w:rPr>
            </w:pPr>
            <w:r w:rsidDel="00000000" w:rsidR="00000000" w:rsidRPr="00000000">
              <w:rPr>
                <w:color w:val="000000"/>
                <w:sz w:val="20"/>
                <w:szCs w:val="20"/>
                <w:rtl w:val="0"/>
              </w:rPr>
              <w:t xml:space="preserve">duration.of.vigilance.scans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1">
            <w:pPr>
              <w:rPr>
                <w:color w:val="000000"/>
                <w:sz w:val="20"/>
                <w:szCs w:val="20"/>
              </w:rPr>
            </w:pPr>
            <w:r w:rsidDel="00000000" w:rsidR="00000000" w:rsidRPr="00000000">
              <w:rPr>
                <w:color w:val="000000"/>
                <w:sz w:val="20"/>
                <w:szCs w:val="20"/>
                <w:rtl w:val="0"/>
              </w:rPr>
              <w:t xml:space="preserve">energy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9">
            <w:pPr>
              <w:rPr>
                <w:color w:val="000000"/>
                <w:sz w:val="20"/>
                <w:szCs w:val="20"/>
              </w:rPr>
            </w:pPr>
            <w:r w:rsidDel="00000000" w:rsidR="00000000" w:rsidRPr="00000000">
              <w:rPr>
                <w:color w:val="000000"/>
                <w:sz w:val="20"/>
                <w:szCs w:val="20"/>
                <w:rtl w:val="0"/>
              </w:rPr>
              <w:t xml:space="preserve">entropy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1">
            <w:pPr>
              <w:rPr>
                <w:color w:val="000000"/>
                <w:sz w:val="20"/>
                <w:szCs w:val="20"/>
              </w:rPr>
            </w:pPr>
            <w:r w:rsidDel="00000000" w:rsidR="00000000" w:rsidRPr="00000000">
              <w:rPr>
                <w:color w:val="000000"/>
                <w:sz w:val="20"/>
                <w:szCs w:val="20"/>
                <w:rtl w:val="0"/>
              </w:rPr>
              <w:t xml:space="preserve">feeding.perc.trial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9">
            <w:pPr>
              <w:rPr>
                <w:color w:val="000000"/>
                <w:sz w:val="20"/>
                <w:szCs w:val="20"/>
              </w:rPr>
            </w:pPr>
            <w:r w:rsidDel="00000000" w:rsidR="00000000" w:rsidRPr="00000000">
              <w:rPr>
                <w:color w:val="000000"/>
                <w:sz w:val="20"/>
                <w:szCs w:val="20"/>
                <w:rtl w:val="0"/>
              </w:rPr>
              <w:t xml:space="preserve">feeding.rate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C">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1">
            <w:pPr>
              <w:rPr>
                <w:color w:val="000000"/>
                <w:sz w:val="20"/>
                <w:szCs w:val="20"/>
              </w:rPr>
            </w:pPr>
            <w:r w:rsidDel="00000000" w:rsidR="00000000" w:rsidRPr="00000000">
              <w:rPr>
                <w:color w:val="000000"/>
                <w:sz w:val="20"/>
                <w:szCs w:val="20"/>
                <w:rtl w:val="0"/>
              </w:rPr>
              <w:t xml:space="preserve">feeds.per.hour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9">
            <w:pPr>
              <w:rPr>
                <w:color w:val="000000"/>
                <w:sz w:val="20"/>
                <w:szCs w:val="20"/>
              </w:rPr>
            </w:pPr>
            <w:r w:rsidDel="00000000" w:rsidR="00000000" w:rsidRPr="00000000">
              <w:rPr>
                <w:color w:val="000000"/>
                <w:sz w:val="20"/>
                <w:szCs w:val="20"/>
                <w:rtl w:val="0"/>
              </w:rPr>
              <w:t xml:space="preserve">female.choice.latency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A">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1">
            <w:pPr>
              <w:rPr>
                <w:color w:val="000000"/>
                <w:sz w:val="20"/>
                <w:szCs w:val="20"/>
              </w:rPr>
            </w:pPr>
            <w:r w:rsidDel="00000000" w:rsidR="00000000" w:rsidRPr="00000000">
              <w:rPr>
                <w:color w:val="000000"/>
                <w:sz w:val="20"/>
                <w:szCs w:val="20"/>
                <w:rtl w:val="0"/>
              </w:rPr>
              <w:t xml:space="preserve">female.emergence.in.response.to.male.song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4">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9">
            <w:pPr>
              <w:rPr>
                <w:color w:val="000000"/>
                <w:sz w:val="20"/>
                <w:szCs w:val="20"/>
              </w:rPr>
            </w:pPr>
            <w:r w:rsidDel="00000000" w:rsidR="00000000" w:rsidRPr="00000000">
              <w:rPr>
                <w:color w:val="000000"/>
                <w:sz w:val="20"/>
                <w:szCs w:val="20"/>
                <w:rtl w:val="0"/>
              </w:rPr>
              <w:t xml:space="preserve">female.time.at.nest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1">
            <w:pPr>
              <w:rPr>
                <w:color w:val="000000"/>
                <w:sz w:val="20"/>
                <w:szCs w:val="20"/>
              </w:rPr>
            </w:pPr>
            <w:r w:rsidDel="00000000" w:rsidR="00000000" w:rsidRPr="00000000">
              <w:rPr>
                <w:color w:val="000000"/>
                <w:sz w:val="20"/>
                <w:szCs w:val="20"/>
                <w:rtl w:val="0"/>
              </w:rPr>
              <w:t xml:space="preserve">first.reaction.distance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9">
            <w:pPr>
              <w:rPr>
                <w:color w:val="000000"/>
                <w:sz w:val="20"/>
                <w:szCs w:val="20"/>
              </w:rPr>
            </w:pPr>
            <w:r w:rsidDel="00000000" w:rsidR="00000000" w:rsidRPr="00000000">
              <w:rPr>
                <w:color w:val="000000"/>
                <w:sz w:val="20"/>
                <w:szCs w:val="20"/>
                <w:rtl w:val="0"/>
              </w:rPr>
              <w:t xml:space="preserve">fledling.probability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1">
            <w:pPr>
              <w:rPr>
                <w:color w:val="000000"/>
                <w:sz w:val="20"/>
                <w:szCs w:val="20"/>
              </w:rPr>
            </w:pPr>
            <w:r w:rsidDel="00000000" w:rsidR="00000000" w:rsidRPr="00000000">
              <w:rPr>
                <w:color w:val="000000"/>
                <w:sz w:val="20"/>
                <w:szCs w:val="20"/>
                <w:rtl w:val="0"/>
              </w:rPr>
              <w:t xml:space="preserve">flight.distance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9">
            <w:pPr>
              <w:rPr>
                <w:color w:val="000000"/>
                <w:sz w:val="20"/>
                <w:szCs w:val="20"/>
              </w:rPr>
            </w:pPr>
            <w:r w:rsidDel="00000000" w:rsidR="00000000" w:rsidRPr="00000000">
              <w:rPr>
                <w:color w:val="000000"/>
                <w:sz w:val="20"/>
                <w:szCs w:val="20"/>
                <w:rtl w:val="0"/>
              </w:rPr>
              <w:t xml:space="preserve">flight.distance.after.detection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1">
            <w:pPr>
              <w:rPr>
                <w:color w:val="000000"/>
                <w:sz w:val="20"/>
                <w:szCs w:val="20"/>
              </w:rPr>
            </w:pPr>
            <w:r w:rsidDel="00000000" w:rsidR="00000000" w:rsidRPr="00000000">
              <w:rPr>
                <w:color w:val="000000"/>
                <w:sz w:val="20"/>
                <w:szCs w:val="20"/>
                <w:rtl w:val="0"/>
              </w:rPr>
              <w:t xml:space="preserve">flightzone.cm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9">
            <w:pPr>
              <w:rPr>
                <w:color w:val="000000"/>
                <w:sz w:val="20"/>
                <w:szCs w:val="20"/>
              </w:rPr>
            </w:pPr>
            <w:r w:rsidDel="00000000" w:rsidR="00000000" w:rsidRPr="00000000">
              <w:rPr>
                <w:color w:val="000000"/>
                <w:sz w:val="20"/>
                <w:szCs w:val="20"/>
                <w:rtl w:val="0"/>
              </w:rPr>
              <w:t xml:space="preserve">flushing.distance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1">
            <w:pPr>
              <w:rPr>
                <w:color w:val="000000"/>
                <w:sz w:val="20"/>
                <w:szCs w:val="20"/>
              </w:rPr>
            </w:pPr>
            <w:r w:rsidDel="00000000" w:rsidR="00000000" w:rsidRPr="00000000">
              <w:rPr>
                <w:color w:val="000000"/>
                <w:sz w:val="20"/>
                <w:szCs w:val="20"/>
                <w:rtl w:val="0"/>
              </w:rPr>
              <w:t xml:space="preserve">food-handling.error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9">
            <w:pPr>
              <w:rPr>
                <w:color w:val="000000"/>
                <w:sz w:val="20"/>
                <w:szCs w:val="20"/>
              </w:rPr>
            </w:pPr>
            <w:r w:rsidDel="00000000" w:rsidR="00000000" w:rsidRPr="00000000">
              <w:rPr>
                <w:color w:val="000000"/>
                <w:sz w:val="20"/>
                <w:szCs w:val="20"/>
                <w:rtl w:val="0"/>
              </w:rPr>
              <w:t xml:space="preserve">footdrum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1">
            <w:pPr>
              <w:rPr>
                <w:color w:val="000000"/>
                <w:sz w:val="20"/>
                <w:szCs w:val="20"/>
              </w:rPr>
            </w:pPr>
            <w:r w:rsidDel="00000000" w:rsidR="00000000" w:rsidRPr="00000000">
              <w:rPr>
                <w:color w:val="000000"/>
                <w:sz w:val="20"/>
                <w:szCs w:val="20"/>
                <w:rtl w:val="0"/>
              </w:rPr>
              <w:t xml:space="preserve">foraging.bout.duration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9">
            <w:pPr>
              <w:rPr>
                <w:color w:val="000000"/>
                <w:sz w:val="20"/>
                <w:szCs w:val="20"/>
              </w:rPr>
            </w:pPr>
            <w:r w:rsidDel="00000000" w:rsidR="00000000" w:rsidRPr="00000000">
              <w:rPr>
                <w:color w:val="000000"/>
                <w:sz w:val="20"/>
                <w:szCs w:val="20"/>
                <w:rtl w:val="0"/>
              </w:rPr>
              <w:t xml:space="preserve">foraging.efficiency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1">
            <w:pPr>
              <w:rPr>
                <w:color w:val="000000"/>
                <w:sz w:val="20"/>
                <w:szCs w:val="20"/>
              </w:rPr>
            </w:pPr>
            <w:r w:rsidDel="00000000" w:rsidR="00000000" w:rsidRPr="00000000">
              <w:rPr>
                <w:color w:val="000000"/>
                <w:sz w:val="20"/>
                <w:szCs w:val="20"/>
                <w:rtl w:val="0"/>
              </w:rPr>
              <w:t xml:space="preserve">frequency.of.colour.changes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9">
            <w:pPr>
              <w:rPr>
                <w:color w:val="000000"/>
                <w:sz w:val="20"/>
                <w:szCs w:val="20"/>
              </w:rPr>
            </w:pPr>
            <w:r w:rsidDel="00000000" w:rsidR="00000000" w:rsidRPr="00000000">
              <w:rPr>
                <w:color w:val="000000"/>
                <w:sz w:val="20"/>
                <w:szCs w:val="20"/>
                <w:rtl w:val="0"/>
              </w:rPr>
              <w:t xml:space="preserve">frequency.of.raised.arms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1">
            <w:pPr>
              <w:rPr>
                <w:color w:val="000000"/>
                <w:sz w:val="20"/>
                <w:szCs w:val="20"/>
              </w:rPr>
            </w:pPr>
            <w:r w:rsidDel="00000000" w:rsidR="00000000" w:rsidRPr="00000000">
              <w:rPr>
                <w:color w:val="000000"/>
                <w:sz w:val="20"/>
                <w:szCs w:val="20"/>
                <w:rtl w:val="0"/>
              </w:rPr>
              <w:t xml:space="preserve">frequency.range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9">
            <w:pPr>
              <w:rPr>
                <w:color w:val="000000"/>
                <w:sz w:val="20"/>
                <w:szCs w:val="20"/>
              </w:rPr>
            </w:pPr>
            <w:r w:rsidDel="00000000" w:rsidR="00000000" w:rsidRPr="00000000">
              <w:rPr>
                <w:color w:val="000000"/>
                <w:sz w:val="20"/>
                <w:szCs w:val="20"/>
                <w:rtl w:val="0"/>
              </w:rPr>
              <w:t xml:space="preserve">glances.per.min.nest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1">
            <w:pPr>
              <w:rPr>
                <w:color w:val="000000"/>
                <w:sz w:val="20"/>
                <w:szCs w:val="20"/>
              </w:rPr>
            </w:pPr>
            <w:r w:rsidDel="00000000" w:rsidR="00000000" w:rsidRPr="00000000">
              <w:rPr>
                <w:color w:val="000000"/>
                <w:sz w:val="20"/>
                <w:szCs w:val="20"/>
                <w:rtl w:val="0"/>
              </w:rPr>
              <w:t xml:space="preserve">glucose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5">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9">
            <w:pPr>
              <w:rPr>
                <w:color w:val="000000"/>
                <w:sz w:val="20"/>
                <w:szCs w:val="20"/>
              </w:rPr>
            </w:pPr>
            <w:r w:rsidDel="00000000" w:rsidR="00000000" w:rsidRPr="00000000">
              <w:rPr>
                <w:color w:val="000000"/>
                <w:sz w:val="20"/>
                <w:szCs w:val="20"/>
                <w:rtl w:val="0"/>
              </w:rPr>
              <w:t xml:space="preserve">granulocytes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B">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1">
            <w:pPr>
              <w:rPr>
                <w:color w:val="000000"/>
                <w:sz w:val="20"/>
                <w:szCs w:val="20"/>
              </w:rPr>
            </w:pPr>
            <w:r w:rsidDel="00000000" w:rsidR="00000000" w:rsidRPr="00000000">
              <w:rPr>
                <w:color w:val="000000"/>
                <w:sz w:val="20"/>
                <w:szCs w:val="20"/>
                <w:rtl w:val="0"/>
              </w:rPr>
              <w:t xml:space="preserve">group.deviation.from.south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9">
            <w:pPr>
              <w:rPr>
                <w:color w:val="000000"/>
                <w:sz w:val="20"/>
                <w:szCs w:val="20"/>
              </w:rPr>
            </w:pPr>
            <w:r w:rsidDel="00000000" w:rsidR="00000000" w:rsidRPr="00000000">
              <w:rPr>
                <w:color w:val="000000"/>
                <w:sz w:val="20"/>
                <w:szCs w:val="20"/>
                <w:rtl w:val="0"/>
              </w:rPr>
              <w:t xml:space="preserve">group.dive.time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1">
            <w:pPr>
              <w:rPr>
                <w:color w:val="000000"/>
                <w:sz w:val="20"/>
                <w:szCs w:val="20"/>
              </w:rPr>
            </w:pPr>
            <w:r w:rsidDel="00000000" w:rsidR="00000000" w:rsidRPr="00000000">
              <w:rPr>
                <w:color w:val="000000"/>
                <w:sz w:val="20"/>
                <w:szCs w:val="20"/>
                <w:rtl w:val="0"/>
              </w:rPr>
              <w:t xml:space="preserve">growth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9">
            <w:pPr>
              <w:rPr>
                <w:color w:val="000000"/>
                <w:sz w:val="20"/>
                <w:szCs w:val="20"/>
              </w:rPr>
            </w:pPr>
            <w:r w:rsidDel="00000000" w:rsidR="00000000" w:rsidRPr="00000000">
              <w:rPr>
                <w:color w:val="000000"/>
                <w:sz w:val="20"/>
                <w:szCs w:val="20"/>
                <w:rtl w:val="0"/>
              </w:rPr>
              <w:t xml:space="preserve">growth.hormone.level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1">
            <w:pPr>
              <w:rPr>
                <w:color w:val="000000"/>
                <w:sz w:val="20"/>
                <w:szCs w:val="20"/>
              </w:rPr>
            </w:pPr>
            <w:r w:rsidDel="00000000" w:rsidR="00000000" w:rsidRPr="00000000">
              <w:rPr>
                <w:color w:val="000000"/>
                <w:sz w:val="20"/>
                <w:szCs w:val="20"/>
                <w:rtl w:val="0"/>
              </w:rPr>
              <w:t xml:space="preserve">haematocrit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9">
            <w:pPr>
              <w:rPr>
                <w:color w:val="000000"/>
                <w:sz w:val="20"/>
                <w:szCs w:val="20"/>
              </w:rPr>
            </w:pPr>
            <w:r w:rsidDel="00000000" w:rsidR="00000000" w:rsidRPr="00000000">
              <w:rPr>
                <w:color w:val="000000"/>
                <w:sz w:val="20"/>
                <w:szCs w:val="20"/>
                <w:rtl w:val="0"/>
              </w:rPr>
              <w:t xml:space="preserve">haemocyte.expression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1">
            <w:pPr>
              <w:rPr>
                <w:color w:val="000000"/>
                <w:sz w:val="20"/>
                <w:szCs w:val="20"/>
              </w:rPr>
            </w:pPr>
            <w:r w:rsidDel="00000000" w:rsidR="00000000" w:rsidRPr="00000000">
              <w:rPr>
                <w:color w:val="000000"/>
                <w:sz w:val="20"/>
                <w:szCs w:val="20"/>
                <w:rtl w:val="0"/>
              </w:rPr>
              <w:t xml:space="preserve">haemolymph.ph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3">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9">
            <w:pPr>
              <w:rPr>
                <w:color w:val="000000"/>
                <w:sz w:val="20"/>
                <w:szCs w:val="20"/>
              </w:rPr>
            </w:pPr>
            <w:r w:rsidDel="00000000" w:rsidR="00000000" w:rsidRPr="00000000">
              <w:rPr>
                <w:color w:val="000000"/>
                <w:sz w:val="20"/>
                <w:szCs w:val="20"/>
                <w:rtl w:val="0"/>
              </w:rPr>
              <w:t xml:space="preserve">haemolymph.refractive.index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B">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1">
            <w:pPr>
              <w:rPr>
                <w:color w:val="000000"/>
                <w:sz w:val="20"/>
                <w:szCs w:val="20"/>
              </w:rPr>
            </w:pPr>
            <w:r w:rsidDel="00000000" w:rsidR="00000000" w:rsidRPr="00000000">
              <w:rPr>
                <w:color w:val="000000"/>
                <w:sz w:val="20"/>
                <w:szCs w:val="20"/>
                <w:rtl w:val="0"/>
              </w:rPr>
              <w:t xml:space="preserve">head.down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8">
            <w:pPr>
              <w:jc w:val="center"/>
              <w:rPr>
                <w:color w:val="000000"/>
                <w:sz w:val="20"/>
                <w:szCs w:val="20"/>
              </w:rPr>
            </w:pPr>
            <w:r w:rsidDel="00000000" w:rsidR="00000000" w:rsidRPr="00000000">
              <w:rPr>
                <w:color w:val="000000"/>
                <w:sz w:val="20"/>
                <w:szCs w:val="20"/>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9">
            <w:pPr>
              <w:rPr>
                <w:color w:val="000000"/>
                <w:sz w:val="20"/>
                <w:szCs w:val="20"/>
              </w:rPr>
            </w:pPr>
            <w:r w:rsidDel="00000000" w:rsidR="00000000" w:rsidRPr="00000000">
              <w:rPr>
                <w:color w:val="000000"/>
                <w:sz w:val="20"/>
                <w:szCs w:val="20"/>
                <w:rtl w:val="0"/>
              </w:rPr>
              <w:t xml:space="preserve">head.down.duration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1">
            <w:pPr>
              <w:rPr>
                <w:color w:val="000000"/>
                <w:sz w:val="20"/>
                <w:szCs w:val="20"/>
              </w:rPr>
            </w:pPr>
            <w:r w:rsidDel="00000000" w:rsidR="00000000" w:rsidRPr="00000000">
              <w:rPr>
                <w:color w:val="000000"/>
                <w:sz w:val="20"/>
                <w:szCs w:val="20"/>
                <w:rtl w:val="0"/>
              </w:rPr>
              <w:t xml:space="preserve">head.down.period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9">
            <w:pPr>
              <w:rPr>
                <w:color w:val="000000"/>
                <w:sz w:val="20"/>
                <w:szCs w:val="20"/>
              </w:rPr>
            </w:pPr>
            <w:r w:rsidDel="00000000" w:rsidR="00000000" w:rsidRPr="00000000">
              <w:rPr>
                <w:color w:val="000000"/>
                <w:sz w:val="20"/>
                <w:szCs w:val="20"/>
                <w:rtl w:val="0"/>
              </w:rPr>
              <w:t xml:space="preserve">head.movment.rate.nr.hour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1">
            <w:pPr>
              <w:rPr>
                <w:color w:val="000000"/>
                <w:sz w:val="20"/>
                <w:szCs w:val="20"/>
              </w:rPr>
            </w:pPr>
            <w:r w:rsidDel="00000000" w:rsidR="00000000" w:rsidRPr="00000000">
              <w:rPr>
                <w:color w:val="000000"/>
                <w:sz w:val="20"/>
                <w:szCs w:val="20"/>
                <w:rtl w:val="0"/>
              </w:rPr>
              <w:t xml:space="preserve">head.turned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8">
            <w:pPr>
              <w:jc w:val="center"/>
              <w:rPr>
                <w:color w:val="000000"/>
                <w:sz w:val="20"/>
                <w:szCs w:val="20"/>
              </w:rPr>
            </w:pPr>
            <w:r w:rsidDel="00000000" w:rsidR="00000000" w:rsidRPr="00000000">
              <w:rPr>
                <w:color w:val="000000"/>
                <w:sz w:val="20"/>
                <w:szCs w:val="20"/>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9">
            <w:pPr>
              <w:rPr>
                <w:color w:val="000000"/>
                <w:sz w:val="20"/>
                <w:szCs w:val="20"/>
              </w:rPr>
            </w:pPr>
            <w:r w:rsidDel="00000000" w:rsidR="00000000" w:rsidRPr="00000000">
              <w:rPr>
                <w:color w:val="000000"/>
                <w:sz w:val="20"/>
                <w:szCs w:val="20"/>
                <w:rtl w:val="0"/>
              </w:rPr>
              <w:t xml:space="preserve">head.up.rate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1">
            <w:pPr>
              <w:rPr>
                <w:color w:val="000000"/>
                <w:sz w:val="20"/>
                <w:szCs w:val="20"/>
              </w:rPr>
            </w:pPr>
            <w:r w:rsidDel="00000000" w:rsidR="00000000" w:rsidRPr="00000000">
              <w:rPr>
                <w:color w:val="000000"/>
                <w:sz w:val="20"/>
                <w:szCs w:val="20"/>
                <w:rtl w:val="0"/>
              </w:rPr>
              <w:t xml:space="preserve">heads.up.period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9">
            <w:pPr>
              <w:rPr>
                <w:color w:val="000000"/>
                <w:sz w:val="20"/>
                <w:szCs w:val="20"/>
              </w:rPr>
            </w:pPr>
            <w:r w:rsidDel="00000000" w:rsidR="00000000" w:rsidRPr="00000000">
              <w:rPr>
                <w:color w:val="000000"/>
                <w:sz w:val="20"/>
                <w:szCs w:val="20"/>
                <w:rtl w:val="0"/>
              </w:rPr>
              <w:t xml:space="preserve">hearing.threshold.to.100Hz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1">
            <w:pPr>
              <w:rPr>
                <w:color w:val="000000"/>
                <w:sz w:val="20"/>
                <w:szCs w:val="20"/>
              </w:rPr>
            </w:pPr>
            <w:r w:rsidDel="00000000" w:rsidR="00000000" w:rsidRPr="00000000">
              <w:rPr>
                <w:color w:val="000000"/>
                <w:sz w:val="20"/>
                <w:szCs w:val="20"/>
                <w:rtl w:val="0"/>
              </w:rPr>
              <w:t xml:space="preserve">hearing.threshold.to.200Hz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9">
            <w:pPr>
              <w:rPr>
                <w:color w:val="000000"/>
                <w:sz w:val="20"/>
                <w:szCs w:val="20"/>
              </w:rPr>
            </w:pPr>
            <w:r w:rsidDel="00000000" w:rsidR="00000000" w:rsidRPr="00000000">
              <w:rPr>
                <w:color w:val="000000"/>
                <w:sz w:val="20"/>
                <w:szCs w:val="20"/>
                <w:rtl w:val="0"/>
              </w:rPr>
              <w:t xml:space="preserve">hearing.threshold.to.50Hz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1">
            <w:pPr>
              <w:rPr>
                <w:color w:val="000000"/>
                <w:sz w:val="20"/>
                <w:szCs w:val="20"/>
              </w:rPr>
            </w:pPr>
            <w:r w:rsidDel="00000000" w:rsidR="00000000" w:rsidRPr="00000000">
              <w:rPr>
                <w:color w:val="000000"/>
                <w:sz w:val="20"/>
                <w:szCs w:val="20"/>
                <w:rtl w:val="0"/>
              </w:rPr>
              <w:t xml:space="preserve">hearing.thresholds.to.conspecific.sound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9">
            <w:pPr>
              <w:rPr>
                <w:color w:val="000000"/>
                <w:sz w:val="20"/>
                <w:szCs w:val="20"/>
              </w:rPr>
            </w:pPr>
            <w:r w:rsidDel="00000000" w:rsidR="00000000" w:rsidRPr="00000000">
              <w:rPr>
                <w:color w:val="000000"/>
                <w:sz w:val="20"/>
                <w:szCs w:val="20"/>
                <w:rtl w:val="0"/>
              </w:rPr>
              <w:t xml:space="preserve">heart.rate.after.12days.noise.exposure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1">
            <w:pPr>
              <w:rPr>
                <w:color w:val="000000"/>
                <w:sz w:val="20"/>
                <w:szCs w:val="20"/>
              </w:rPr>
            </w:pPr>
            <w:r w:rsidDel="00000000" w:rsidR="00000000" w:rsidRPr="00000000">
              <w:rPr>
                <w:color w:val="000000"/>
                <w:sz w:val="20"/>
                <w:szCs w:val="20"/>
                <w:rtl w:val="0"/>
              </w:rPr>
              <w:t xml:space="preserve">heart.rate.after.2hrs.noise.exposure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3">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9">
            <w:pPr>
              <w:rPr>
                <w:color w:val="000000"/>
                <w:sz w:val="20"/>
                <w:szCs w:val="20"/>
              </w:rPr>
            </w:pPr>
            <w:r w:rsidDel="00000000" w:rsidR="00000000" w:rsidRPr="00000000">
              <w:rPr>
                <w:color w:val="000000"/>
                <w:sz w:val="20"/>
                <w:szCs w:val="20"/>
                <w:rtl w:val="0"/>
              </w:rPr>
              <w:t xml:space="preserve">heart.rate.after.7days.noise.exposure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1">
            <w:pPr>
              <w:rPr>
                <w:color w:val="000000"/>
                <w:sz w:val="20"/>
                <w:szCs w:val="20"/>
              </w:rPr>
            </w:pPr>
            <w:r w:rsidDel="00000000" w:rsidR="00000000" w:rsidRPr="00000000">
              <w:rPr>
                <w:color w:val="000000"/>
                <w:sz w:val="20"/>
                <w:szCs w:val="20"/>
                <w:rtl w:val="0"/>
              </w:rPr>
              <w:t xml:space="preserve">hepatopancreas.index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3">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9">
            <w:pPr>
              <w:rPr>
                <w:color w:val="000000"/>
                <w:sz w:val="20"/>
                <w:szCs w:val="20"/>
              </w:rPr>
            </w:pPr>
            <w:r w:rsidDel="00000000" w:rsidR="00000000" w:rsidRPr="00000000">
              <w:rPr>
                <w:color w:val="000000"/>
                <w:sz w:val="20"/>
                <w:szCs w:val="20"/>
                <w:rtl w:val="0"/>
              </w:rPr>
              <w:t xml:space="preserve">hiding.initiation.distance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B">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1">
            <w:pPr>
              <w:rPr>
                <w:color w:val="000000"/>
                <w:sz w:val="20"/>
                <w:szCs w:val="20"/>
              </w:rPr>
            </w:pPr>
            <w:r w:rsidDel="00000000" w:rsidR="00000000" w:rsidRPr="00000000">
              <w:rPr>
                <w:color w:val="000000"/>
                <w:sz w:val="20"/>
                <w:szCs w:val="20"/>
                <w:rtl w:val="0"/>
              </w:rPr>
              <w:t xml:space="preserve">hyalinocytes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3">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9">
            <w:pPr>
              <w:rPr>
                <w:color w:val="000000"/>
                <w:sz w:val="20"/>
                <w:szCs w:val="20"/>
              </w:rPr>
            </w:pPr>
            <w:r w:rsidDel="00000000" w:rsidR="00000000" w:rsidRPr="00000000">
              <w:rPr>
                <w:color w:val="000000"/>
                <w:sz w:val="20"/>
                <w:szCs w:val="20"/>
                <w:rtl w:val="0"/>
              </w:rPr>
              <w:t xml:space="preserve">increase.in.soundpressure.db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1">
            <w:pPr>
              <w:rPr>
                <w:color w:val="000000"/>
                <w:sz w:val="20"/>
                <w:szCs w:val="20"/>
              </w:rPr>
            </w:pPr>
            <w:r w:rsidDel="00000000" w:rsidR="00000000" w:rsidRPr="00000000">
              <w:rPr>
                <w:color w:val="000000"/>
                <w:sz w:val="20"/>
                <w:szCs w:val="20"/>
                <w:rtl w:val="0"/>
              </w:rPr>
              <w:t xml:space="preserve">interval.length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2">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9">
            <w:pPr>
              <w:rPr>
                <w:color w:val="000000"/>
                <w:sz w:val="20"/>
                <w:szCs w:val="20"/>
              </w:rPr>
            </w:pPr>
            <w:r w:rsidDel="00000000" w:rsidR="00000000" w:rsidRPr="00000000">
              <w:rPr>
                <w:color w:val="000000"/>
                <w:sz w:val="20"/>
                <w:szCs w:val="20"/>
                <w:rtl w:val="0"/>
              </w:rPr>
              <w:t xml:space="preserve">lactate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1">
            <w:pPr>
              <w:rPr>
                <w:color w:val="000000"/>
                <w:sz w:val="20"/>
                <w:szCs w:val="20"/>
              </w:rPr>
            </w:pPr>
            <w:r w:rsidDel="00000000" w:rsidR="00000000" w:rsidRPr="00000000">
              <w:rPr>
                <w:color w:val="000000"/>
                <w:sz w:val="20"/>
                <w:szCs w:val="20"/>
                <w:rtl w:val="0"/>
              </w:rPr>
              <w:t xml:space="preserve">latency.to.courtship.signalling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9">
            <w:pPr>
              <w:rPr>
                <w:color w:val="000000"/>
                <w:sz w:val="20"/>
                <w:szCs w:val="20"/>
              </w:rPr>
            </w:pPr>
            <w:r w:rsidDel="00000000" w:rsidR="00000000" w:rsidRPr="00000000">
              <w:rPr>
                <w:color w:val="000000"/>
                <w:sz w:val="20"/>
                <w:szCs w:val="20"/>
                <w:rtl w:val="0"/>
              </w:rPr>
              <w:t xml:space="preserve">latency.to.enter.openspace.sec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1">
            <w:pPr>
              <w:rPr>
                <w:color w:val="000000"/>
                <w:sz w:val="20"/>
                <w:szCs w:val="20"/>
              </w:rPr>
            </w:pPr>
            <w:r w:rsidDel="00000000" w:rsidR="00000000" w:rsidRPr="00000000">
              <w:rPr>
                <w:color w:val="000000"/>
                <w:sz w:val="20"/>
                <w:szCs w:val="20"/>
                <w:rtl w:val="0"/>
              </w:rPr>
              <w:t xml:space="preserve">latency.to.final.decision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9">
            <w:pPr>
              <w:rPr>
                <w:color w:val="000000"/>
                <w:sz w:val="20"/>
                <w:szCs w:val="20"/>
              </w:rPr>
            </w:pPr>
            <w:r w:rsidDel="00000000" w:rsidR="00000000" w:rsidRPr="00000000">
              <w:rPr>
                <w:color w:val="000000"/>
                <w:sz w:val="20"/>
                <w:szCs w:val="20"/>
                <w:rtl w:val="0"/>
              </w:rPr>
              <w:t xml:space="preserve">latency.to.mating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1">
            <w:pPr>
              <w:rPr>
                <w:color w:val="000000"/>
                <w:sz w:val="20"/>
                <w:szCs w:val="20"/>
              </w:rPr>
            </w:pPr>
            <w:r w:rsidDel="00000000" w:rsidR="00000000" w:rsidRPr="00000000">
              <w:rPr>
                <w:color w:val="000000"/>
                <w:sz w:val="20"/>
                <w:szCs w:val="20"/>
                <w:rtl w:val="0"/>
              </w:rPr>
              <w:t xml:space="preserve">latency.to.nestlings.crouching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9">
            <w:pPr>
              <w:rPr>
                <w:color w:val="000000"/>
                <w:sz w:val="20"/>
                <w:szCs w:val="20"/>
              </w:rPr>
            </w:pPr>
            <w:r w:rsidDel="00000000" w:rsidR="00000000" w:rsidRPr="00000000">
              <w:rPr>
                <w:color w:val="000000"/>
                <w:sz w:val="20"/>
                <w:szCs w:val="20"/>
                <w:rtl w:val="0"/>
              </w:rPr>
              <w:t xml:space="preserve">latency.to.orientation.towards.female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1">
            <w:pPr>
              <w:rPr>
                <w:color w:val="000000"/>
                <w:sz w:val="20"/>
                <w:szCs w:val="20"/>
              </w:rPr>
            </w:pPr>
            <w:r w:rsidDel="00000000" w:rsidR="00000000" w:rsidRPr="00000000">
              <w:rPr>
                <w:color w:val="000000"/>
                <w:sz w:val="20"/>
                <w:szCs w:val="20"/>
                <w:rtl w:val="0"/>
              </w:rPr>
              <w:t xml:space="preserve">latency.to.receptive.behaviour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9">
            <w:pPr>
              <w:rPr>
                <w:color w:val="000000"/>
                <w:sz w:val="20"/>
                <w:szCs w:val="20"/>
              </w:rPr>
            </w:pPr>
            <w:r w:rsidDel="00000000" w:rsidR="00000000" w:rsidRPr="00000000">
              <w:rPr>
                <w:color w:val="000000"/>
                <w:sz w:val="20"/>
                <w:szCs w:val="20"/>
                <w:rtl w:val="0"/>
              </w:rPr>
              <w:t xml:space="preserve">latency.to.touch.shell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1">
            <w:pPr>
              <w:rPr>
                <w:color w:val="000000"/>
                <w:sz w:val="20"/>
                <w:szCs w:val="20"/>
              </w:rPr>
            </w:pPr>
            <w:r w:rsidDel="00000000" w:rsidR="00000000" w:rsidRPr="00000000">
              <w:rPr>
                <w:color w:val="000000"/>
                <w:sz w:val="20"/>
                <w:szCs w:val="20"/>
                <w:rtl w:val="0"/>
              </w:rPr>
              <w:t xml:space="preserve">leucozyte.migration.inhibition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9">
            <w:pPr>
              <w:rPr>
                <w:color w:val="000000"/>
                <w:sz w:val="20"/>
                <w:szCs w:val="20"/>
              </w:rPr>
            </w:pPr>
            <w:r w:rsidDel="00000000" w:rsidR="00000000" w:rsidRPr="00000000">
              <w:rPr>
                <w:color w:val="000000"/>
                <w:sz w:val="20"/>
                <w:szCs w:val="20"/>
                <w:rtl w:val="0"/>
              </w:rPr>
              <w:t xml:space="preserve">lymphnode.weight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1">
            <w:pPr>
              <w:rPr>
                <w:color w:val="000000"/>
                <w:sz w:val="20"/>
                <w:szCs w:val="20"/>
              </w:rPr>
            </w:pPr>
            <w:r w:rsidDel="00000000" w:rsidR="00000000" w:rsidRPr="00000000">
              <w:rPr>
                <w:color w:val="000000"/>
                <w:sz w:val="20"/>
                <w:szCs w:val="20"/>
                <w:rtl w:val="0"/>
              </w:rPr>
              <w:t xml:space="preserve">male.time.at.nest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9">
            <w:pPr>
              <w:rPr>
                <w:color w:val="000000"/>
                <w:sz w:val="20"/>
                <w:szCs w:val="20"/>
              </w:rPr>
            </w:pPr>
            <w:r w:rsidDel="00000000" w:rsidR="00000000" w:rsidRPr="00000000">
              <w:rPr>
                <w:color w:val="000000"/>
                <w:sz w:val="20"/>
                <w:szCs w:val="20"/>
                <w:rtl w:val="0"/>
              </w:rPr>
              <w:t xml:space="preserve">mass.index.day4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1">
            <w:pPr>
              <w:rPr>
                <w:color w:val="000000"/>
                <w:sz w:val="20"/>
                <w:szCs w:val="20"/>
              </w:rPr>
            </w:pPr>
            <w:r w:rsidDel="00000000" w:rsidR="00000000" w:rsidRPr="00000000">
              <w:rPr>
                <w:color w:val="000000"/>
                <w:sz w:val="20"/>
                <w:szCs w:val="20"/>
                <w:rtl w:val="0"/>
              </w:rPr>
              <w:t xml:space="preserve">maximum.distance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9">
            <w:pPr>
              <w:rPr>
                <w:color w:val="000000"/>
                <w:sz w:val="20"/>
                <w:szCs w:val="20"/>
              </w:rPr>
            </w:pPr>
            <w:r w:rsidDel="00000000" w:rsidR="00000000" w:rsidRPr="00000000">
              <w:rPr>
                <w:color w:val="000000"/>
                <w:sz w:val="20"/>
                <w:szCs w:val="20"/>
                <w:rtl w:val="0"/>
              </w:rPr>
              <w:t xml:space="preserve">maximum.frequency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C">
            <w:pPr>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1">
            <w:pPr>
              <w:rPr>
                <w:color w:val="000000"/>
                <w:sz w:val="20"/>
                <w:szCs w:val="20"/>
              </w:rPr>
            </w:pPr>
            <w:r w:rsidDel="00000000" w:rsidR="00000000" w:rsidRPr="00000000">
              <w:rPr>
                <w:color w:val="000000"/>
                <w:sz w:val="20"/>
                <w:szCs w:val="20"/>
                <w:rtl w:val="0"/>
              </w:rPr>
              <w:t xml:space="preserve">maximum.power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9">
            <w:pPr>
              <w:rPr>
                <w:color w:val="000000"/>
                <w:sz w:val="20"/>
                <w:szCs w:val="20"/>
              </w:rPr>
            </w:pPr>
            <w:r w:rsidDel="00000000" w:rsidR="00000000" w:rsidRPr="00000000">
              <w:rPr>
                <w:color w:val="000000"/>
                <w:sz w:val="20"/>
                <w:szCs w:val="20"/>
                <w:rtl w:val="0"/>
              </w:rPr>
              <w:t xml:space="preserve">mean.number.of.plattform.approaches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1">
            <w:pPr>
              <w:rPr>
                <w:color w:val="000000"/>
                <w:sz w:val="20"/>
                <w:szCs w:val="20"/>
              </w:rPr>
            </w:pPr>
            <w:r w:rsidDel="00000000" w:rsidR="00000000" w:rsidRPr="00000000">
              <w:rPr>
                <w:color w:val="000000"/>
                <w:sz w:val="20"/>
                <w:szCs w:val="20"/>
                <w:rtl w:val="0"/>
              </w:rPr>
              <w:t xml:space="preserve">minimum.frequency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4">
            <w:pPr>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9">
            <w:pPr>
              <w:rPr>
                <w:color w:val="000000"/>
                <w:sz w:val="20"/>
                <w:szCs w:val="20"/>
              </w:rPr>
            </w:pPr>
            <w:r w:rsidDel="00000000" w:rsidR="00000000" w:rsidRPr="00000000">
              <w:rPr>
                <w:color w:val="000000"/>
                <w:sz w:val="20"/>
                <w:szCs w:val="20"/>
                <w:rtl w:val="0"/>
              </w:rPr>
              <w:t xml:space="preserve">missed.detections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1">
            <w:pPr>
              <w:rPr>
                <w:color w:val="000000"/>
                <w:sz w:val="20"/>
                <w:szCs w:val="20"/>
              </w:rPr>
            </w:pPr>
            <w:r w:rsidDel="00000000" w:rsidR="00000000" w:rsidRPr="00000000">
              <w:rPr>
                <w:color w:val="000000"/>
                <w:sz w:val="20"/>
                <w:szCs w:val="20"/>
                <w:rtl w:val="0"/>
              </w:rPr>
              <w:t xml:space="preserve">nest.digging.frequency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9">
            <w:pPr>
              <w:rPr>
                <w:color w:val="000000"/>
                <w:sz w:val="20"/>
                <w:szCs w:val="20"/>
              </w:rPr>
            </w:pPr>
            <w:r w:rsidDel="00000000" w:rsidR="00000000" w:rsidRPr="00000000">
              <w:rPr>
                <w:color w:val="000000"/>
                <w:sz w:val="20"/>
                <w:szCs w:val="20"/>
                <w:rtl w:val="0"/>
              </w:rPr>
              <w:t xml:space="preserve">nest.digging.latency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1">
            <w:pPr>
              <w:rPr>
                <w:color w:val="000000"/>
                <w:sz w:val="20"/>
                <w:szCs w:val="20"/>
              </w:rPr>
            </w:pPr>
            <w:r w:rsidDel="00000000" w:rsidR="00000000" w:rsidRPr="00000000">
              <w:rPr>
                <w:color w:val="000000"/>
                <w:sz w:val="20"/>
                <w:szCs w:val="20"/>
                <w:rtl w:val="0"/>
              </w:rPr>
              <w:t xml:space="preserve">no.feeding.attemps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9">
            <w:pPr>
              <w:rPr>
                <w:color w:val="000000"/>
                <w:sz w:val="20"/>
                <w:szCs w:val="20"/>
              </w:rPr>
            </w:pPr>
            <w:r w:rsidDel="00000000" w:rsidR="00000000" w:rsidRPr="00000000">
              <w:rPr>
                <w:color w:val="000000"/>
                <w:sz w:val="20"/>
                <w:szCs w:val="20"/>
                <w:rtl w:val="0"/>
              </w:rPr>
              <w:t xml:space="preserve">note.length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A">
            <w:pPr>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1">
            <w:pPr>
              <w:rPr>
                <w:color w:val="000000"/>
                <w:sz w:val="20"/>
                <w:szCs w:val="20"/>
              </w:rPr>
            </w:pPr>
            <w:r w:rsidDel="00000000" w:rsidR="00000000" w:rsidRPr="00000000">
              <w:rPr>
                <w:color w:val="000000"/>
                <w:sz w:val="20"/>
                <w:szCs w:val="20"/>
                <w:rtl w:val="0"/>
              </w:rPr>
              <w:t xml:space="preserve">nr.fish.predated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9">
            <w:pPr>
              <w:rPr>
                <w:color w:val="000000"/>
                <w:sz w:val="20"/>
                <w:szCs w:val="20"/>
              </w:rPr>
            </w:pPr>
            <w:r w:rsidDel="00000000" w:rsidR="00000000" w:rsidRPr="00000000">
              <w:rPr>
                <w:color w:val="000000"/>
                <w:sz w:val="20"/>
                <w:szCs w:val="20"/>
                <w:rtl w:val="0"/>
              </w:rPr>
              <w:t xml:space="preserve">nr.indiviudals.showed.startle.response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1">
            <w:pPr>
              <w:rPr>
                <w:color w:val="000000"/>
                <w:sz w:val="20"/>
                <w:szCs w:val="20"/>
              </w:rPr>
            </w:pPr>
            <w:r w:rsidDel="00000000" w:rsidR="00000000" w:rsidRPr="00000000">
              <w:rPr>
                <w:color w:val="000000"/>
                <w:sz w:val="20"/>
                <w:szCs w:val="20"/>
                <w:rtl w:val="0"/>
              </w:rPr>
              <w:t xml:space="preserve">nr.intact.haircells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9">
            <w:pPr>
              <w:rPr>
                <w:color w:val="000000"/>
                <w:sz w:val="20"/>
                <w:szCs w:val="20"/>
              </w:rPr>
            </w:pPr>
            <w:r w:rsidDel="00000000" w:rsidR="00000000" w:rsidRPr="00000000">
              <w:rPr>
                <w:color w:val="000000"/>
                <w:sz w:val="20"/>
                <w:szCs w:val="20"/>
                <w:rtl w:val="0"/>
              </w:rPr>
              <w:t xml:space="preserve">nr.nestlings.begging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1">
            <w:pPr>
              <w:rPr>
                <w:color w:val="000000"/>
                <w:sz w:val="20"/>
                <w:szCs w:val="20"/>
              </w:rPr>
            </w:pPr>
            <w:r w:rsidDel="00000000" w:rsidR="00000000" w:rsidRPr="00000000">
              <w:rPr>
                <w:color w:val="000000"/>
                <w:sz w:val="20"/>
                <w:szCs w:val="20"/>
                <w:rtl w:val="0"/>
              </w:rPr>
              <w:t xml:space="preserve">nr.of.indiviudals.above.ground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9">
            <w:pPr>
              <w:rPr>
                <w:color w:val="000000"/>
                <w:sz w:val="20"/>
                <w:szCs w:val="20"/>
              </w:rPr>
            </w:pPr>
            <w:r w:rsidDel="00000000" w:rsidR="00000000" w:rsidRPr="00000000">
              <w:rPr>
                <w:color w:val="000000"/>
                <w:sz w:val="20"/>
                <w:szCs w:val="20"/>
                <w:rtl w:val="0"/>
              </w:rPr>
              <w:t xml:space="preserve">nr.of.startle.responses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1">
            <w:pPr>
              <w:rPr>
                <w:color w:val="000000"/>
                <w:sz w:val="20"/>
                <w:szCs w:val="20"/>
              </w:rPr>
            </w:pPr>
            <w:r w:rsidDel="00000000" w:rsidR="00000000" w:rsidRPr="00000000">
              <w:rPr>
                <w:color w:val="000000"/>
                <w:sz w:val="20"/>
                <w:szCs w:val="20"/>
                <w:rtl w:val="0"/>
              </w:rPr>
              <w:t xml:space="preserve">nr.of.unsuccessful.strikes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9">
            <w:pPr>
              <w:rPr>
                <w:color w:val="000000"/>
                <w:sz w:val="20"/>
                <w:szCs w:val="20"/>
              </w:rPr>
            </w:pPr>
            <w:r w:rsidDel="00000000" w:rsidR="00000000" w:rsidRPr="00000000">
              <w:rPr>
                <w:color w:val="000000"/>
                <w:sz w:val="20"/>
                <w:szCs w:val="20"/>
                <w:rtl w:val="0"/>
              </w:rPr>
              <w:t xml:space="preserve">nr.social.interactions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1">
            <w:pPr>
              <w:rPr>
                <w:color w:val="000000"/>
                <w:sz w:val="20"/>
                <w:szCs w:val="20"/>
              </w:rPr>
            </w:pPr>
            <w:r w:rsidDel="00000000" w:rsidR="00000000" w:rsidRPr="00000000">
              <w:rPr>
                <w:color w:val="000000"/>
                <w:sz w:val="20"/>
                <w:szCs w:val="20"/>
                <w:rtl w:val="0"/>
              </w:rPr>
              <w:t xml:space="preserve">nr.startles.in.2min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9">
            <w:pPr>
              <w:rPr>
                <w:color w:val="000000"/>
                <w:sz w:val="20"/>
                <w:szCs w:val="20"/>
              </w:rPr>
            </w:pPr>
            <w:r w:rsidDel="00000000" w:rsidR="00000000" w:rsidRPr="00000000">
              <w:rPr>
                <w:color w:val="000000"/>
                <w:sz w:val="20"/>
                <w:szCs w:val="20"/>
                <w:rtl w:val="0"/>
              </w:rPr>
              <w:t xml:space="preserve">nr.strikes.per.prey.capture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1">
            <w:pPr>
              <w:rPr>
                <w:color w:val="000000"/>
                <w:sz w:val="20"/>
                <w:szCs w:val="20"/>
              </w:rPr>
            </w:pPr>
            <w:r w:rsidDel="00000000" w:rsidR="00000000" w:rsidRPr="00000000">
              <w:rPr>
                <w:color w:val="000000"/>
                <w:sz w:val="20"/>
                <w:szCs w:val="20"/>
                <w:rtl w:val="0"/>
              </w:rPr>
              <w:t xml:space="preserve">nr.strikes.to.capture.first.prey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9">
            <w:pPr>
              <w:rPr>
                <w:color w:val="000000"/>
                <w:sz w:val="20"/>
                <w:szCs w:val="20"/>
              </w:rPr>
            </w:pPr>
            <w:r w:rsidDel="00000000" w:rsidR="00000000" w:rsidRPr="00000000">
              <w:rPr>
                <w:color w:val="000000"/>
                <w:sz w:val="20"/>
                <w:szCs w:val="20"/>
                <w:rtl w:val="0"/>
              </w:rPr>
              <w:t xml:space="preserve">number.death.embryos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1">
            <w:pPr>
              <w:rPr>
                <w:color w:val="000000"/>
                <w:sz w:val="20"/>
                <w:szCs w:val="20"/>
              </w:rPr>
            </w:pPr>
            <w:r w:rsidDel="00000000" w:rsidR="00000000" w:rsidRPr="00000000">
              <w:rPr>
                <w:color w:val="000000"/>
                <w:sz w:val="20"/>
                <w:szCs w:val="20"/>
                <w:rtl w:val="0"/>
              </w:rPr>
              <w:t xml:space="preserve">number.of.climbs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2">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9">
            <w:pPr>
              <w:rPr>
                <w:color w:val="000000"/>
                <w:sz w:val="20"/>
                <w:szCs w:val="20"/>
              </w:rPr>
            </w:pPr>
            <w:r w:rsidDel="00000000" w:rsidR="00000000" w:rsidRPr="00000000">
              <w:rPr>
                <w:color w:val="000000"/>
                <w:sz w:val="20"/>
                <w:szCs w:val="20"/>
                <w:rtl w:val="0"/>
              </w:rPr>
              <w:t xml:space="preserve">number.of.crossed.lines.in.open.field.task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1">
            <w:pPr>
              <w:rPr>
                <w:color w:val="000000"/>
                <w:sz w:val="20"/>
                <w:szCs w:val="20"/>
              </w:rPr>
            </w:pPr>
            <w:r w:rsidDel="00000000" w:rsidR="00000000" w:rsidRPr="00000000">
              <w:rPr>
                <w:color w:val="000000"/>
                <w:sz w:val="20"/>
                <w:szCs w:val="20"/>
                <w:rtl w:val="0"/>
              </w:rPr>
              <w:t xml:space="preserve">number.of.female.copulation.soliciation.display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9">
            <w:pPr>
              <w:rPr>
                <w:color w:val="000000"/>
                <w:sz w:val="20"/>
                <w:szCs w:val="20"/>
              </w:rPr>
            </w:pPr>
            <w:r w:rsidDel="00000000" w:rsidR="00000000" w:rsidRPr="00000000">
              <w:rPr>
                <w:color w:val="000000"/>
                <w:sz w:val="20"/>
                <w:szCs w:val="20"/>
                <w:rtl w:val="0"/>
              </w:rPr>
              <w:t xml:space="preserve">number.of.fish.surviving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1">
            <w:pPr>
              <w:rPr>
                <w:color w:val="000000"/>
                <w:sz w:val="20"/>
                <w:szCs w:val="20"/>
              </w:rPr>
            </w:pPr>
            <w:r w:rsidDel="00000000" w:rsidR="00000000" w:rsidRPr="00000000">
              <w:rPr>
                <w:color w:val="000000"/>
                <w:sz w:val="20"/>
                <w:szCs w:val="20"/>
                <w:rtl w:val="0"/>
              </w:rPr>
              <w:t xml:space="preserve">number.of.food.item.consumed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9">
            <w:pPr>
              <w:rPr>
                <w:color w:val="000000"/>
                <w:sz w:val="20"/>
                <w:szCs w:val="20"/>
              </w:rPr>
            </w:pPr>
            <w:r w:rsidDel="00000000" w:rsidR="00000000" w:rsidRPr="00000000">
              <w:rPr>
                <w:color w:val="000000"/>
                <w:sz w:val="20"/>
                <w:szCs w:val="20"/>
                <w:rtl w:val="0"/>
              </w:rPr>
              <w:t xml:space="preserve">number.of.individuals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1">
            <w:pPr>
              <w:rPr>
                <w:color w:val="000000"/>
                <w:sz w:val="20"/>
                <w:szCs w:val="20"/>
              </w:rPr>
            </w:pPr>
            <w:r w:rsidDel="00000000" w:rsidR="00000000" w:rsidRPr="00000000">
              <w:rPr>
                <w:color w:val="000000"/>
                <w:sz w:val="20"/>
                <w:szCs w:val="20"/>
                <w:rtl w:val="0"/>
              </w:rPr>
              <w:t xml:space="preserve">number.of.jumps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2">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9">
            <w:pPr>
              <w:rPr>
                <w:color w:val="000000"/>
                <w:sz w:val="20"/>
                <w:szCs w:val="20"/>
              </w:rPr>
            </w:pPr>
            <w:r w:rsidDel="00000000" w:rsidR="00000000" w:rsidRPr="00000000">
              <w:rPr>
                <w:color w:val="000000"/>
                <w:sz w:val="20"/>
                <w:szCs w:val="20"/>
                <w:rtl w:val="0"/>
              </w:rPr>
              <w:t xml:space="preserve">number.of.movements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1">
            <w:pPr>
              <w:rPr>
                <w:color w:val="000000"/>
                <w:sz w:val="20"/>
                <w:szCs w:val="20"/>
              </w:rPr>
            </w:pPr>
            <w:r w:rsidDel="00000000" w:rsidR="00000000" w:rsidRPr="00000000">
              <w:rPr>
                <w:color w:val="000000"/>
                <w:sz w:val="20"/>
                <w:szCs w:val="20"/>
                <w:rtl w:val="0"/>
              </w:rPr>
              <w:t xml:space="preserve">number.of.nestling.attemps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9">
            <w:pPr>
              <w:rPr>
                <w:color w:val="000000"/>
                <w:sz w:val="20"/>
                <w:szCs w:val="20"/>
              </w:rPr>
            </w:pPr>
            <w:r w:rsidDel="00000000" w:rsidR="00000000" w:rsidRPr="00000000">
              <w:rPr>
                <w:color w:val="000000"/>
                <w:sz w:val="20"/>
                <w:szCs w:val="20"/>
                <w:rtl w:val="0"/>
              </w:rPr>
              <w:t xml:space="preserve">number.of.parasite.attracted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1">
            <w:pPr>
              <w:rPr>
                <w:color w:val="000000"/>
                <w:sz w:val="20"/>
                <w:szCs w:val="20"/>
              </w:rPr>
            </w:pPr>
            <w:r w:rsidDel="00000000" w:rsidR="00000000" w:rsidRPr="00000000">
              <w:rPr>
                <w:color w:val="000000"/>
                <w:sz w:val="20"/>
                <w:szCs w:val="20"/>
                <w:rtl w:val="0"/>
              </w:rPr>
              <w:t xml:space="preserve">number.of.pecks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9">
            <w:pPr>
              <w:rPr>
                <w:color w:val="000000"/>
                <w:sz w:val="20"/>
                <w:szCs w:val="20"/>
              </w:rPr>
            </w:pPr>
            <w:r w:rsidDel="00000000" w:rsidR="00000000" w:rsidRPr="00000000">
              <w:rPr>
                <w:color w:val="000000"/>
                <w:sz w:val="20"/>
                <w:szCs w:val="20"/>
                <w:rtl w:val="0"/>
              </w:rPr>
              <w:t xml:space="preserve">number.of.pyknotic.cells.in.CA1.hippocampal.area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1">
            <w:pPr>
              <w:rPr>
                <w:color w:val="000000"/>
                <w:sz w:val="20"/>
                <w:szCs w:val="20"/>
              </w:rPr>
            </w:pPr>
            <w:r w:rsidDel="00000000" w:rsidR="00000000" w:rsidRPr="00000000">
              <w:rPr>
                <w:color w:val="000000"/>
                <w:sz w:val="20"/>
                <w:szCs w:val="20"/>
                <w:rtl w:val="0"/>
              </w:rPr>
              <w:t xml:space="preserve">number.of.pyknotic.cells.in.CA3.hippocampal.area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9">
            <w:pPr>
              <w:rPr>
                <w:color w:val="000000"/>
                <w:sz w:val="20"/>
                <w:szCs w:val="20"/>
              </w:rPr>
            </w:pPr>
            <w:r w:rsidDel="00000000" w:rsidR="00000000" w:rsidRPr="00000000">
              <w:rPr>
                <w:color w:val="000000"/>
                <w:sz w:val="20"/>
                <w:szCs w:val="20"/>
                <w:rtl w:val="0"/>
              </w:rPr>
              <w:t xml:space="preserve">number.of.pyknotic.cells.in.DG.hippocampal.area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1">
            <w:pPr>
              <w:rPr>
                <w:color w:val="000000"/>
                <w:sz w:val="20"/>
                <w:szCs w:val="20"/>
              </w:rPr>
            </w:pPr>
            <w:r w:rsidDel="00000000" w:rsidR="00000000" w:rsidRPr="00000000">
              <w:rPr>
                <w:color w:val="000000"/>
                <w:sz w:val="20"/>
                <w:szCs w:val="20"/>
                <w:rtl w:val="0"/>
              </w:rPr>
              <w:t xml:space="preserve">number.of.startle.response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9">
            <w:pPr>
              <w:rPr>
                <w:color w:val="000000"/>
                <w:sz w:val="20"/>
                <w:szCs w:val="20"/>
              </w:rPr>
            </w:pPr>
            <w:r w:rsidDel="00000000" w:rsidR="00000000" w:rsidRPr="00000000">
              <w:rPr>
                <w:color w:val="000000"/>
                <w:sz w:val="20"/>
                <w:szCs w:val="20"/>
                <w:rtl w:val="0"/>
              </w:rPr>
              <w:t xml:space="preserve">number.of.vigilance.scans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1">
            <w:pPr>
              <w:rPr>
                <w:color w:val="000000"/>
                <w:sz w:val="20"/>
                <w:szCs w:val="20"/>
              </w:rPr>
            </w:pPr>
            <w:r w:rsidDel="00000000" w:rsidR="00000000" w:rsidRPr="00000000">
              <w:rPr>
                <w:color w:val="000000"/>
                <w:sz w:val="20"/>
                <w:szCs w:val="20"/>
                <w:rtl w:val="0"/>
              </w:rPr>
              <w:t xml:space="preserve">number.of.walls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2">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9">
            <w:pPr>
              <w:rPr>
                <w:color w:val="000000"/>
                <w:sz w:val="20"/>
                <w:szCs w:val="20"/>
              </w:rPr>
            </w:pPr>
            <w:r w:rsidDel="00000000" w:rsidR="00000000" w:rsidRPr="00000000">
              <w:rPr>
                <w:color w:val="000000"/>
                <w:sz w:val="20"/>
                <w:szCs w:val="20"/>
                <w:rtl w:val="0"/>
              </w:rPr>
              <w:t xml:space="preserve">onset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C">
            <w:pPr>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1">
            <w:pPr>
              <w:rPr>
                <w:color w:val="000000"/>
                <w:sz w:val="20"/>
                <w:szCs w:val="20"/>
              </w:rPr>
            </w:pPr>
            <w:r w:rsidDel="00000000" w:rsidR="00000000" w:rsidRPr="00000000">
              <w:rPr>
                <w:color w:val="000000"/>
                <w:sz w:val="20"/>
                <w:szCs w:val="20"/>
                <w:rtl w:val="0"/>
              </w:rPr>
              <w:t xml:space="preserve">opercular.beat.rate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9">
            <w:pPr>
              <w:rPr>
                <w:color w:val="000000"/>
                <w:sz w:val="20"/>
                <w:szCs w:val="20"/>
              </w:rPr>
            </w:pPr>
            <w:r w:rsidDel="00000000" w:rsidR="00000000" w:rsidRPr="00000000">
              <w:rPr>
                <w:color w:val="000000"/>
                <w:sz w:val="20"/>
                <w:szCs w:val="20"/>
                <w:rtl w:val="0"/>
              </w:rPr>
              <w:t xml:space="preserve">organ.weight.body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1">
            <w:pPr>
              <w:rPr>
                <w:color w:val="000000"/>
                <w:sz w:val="20"/>
                <w:szCs w:val="20"/>
              </w:rPr>
            </w:pPr>
            <w:r w:rsidDel="00000000" w:rsidR="00000000" w:rsidRPr="00000000">
              <w:rPr>
                <w:color w:val="000000"/>
                <w:sz w:val="20"/>
                <w:szCs w:val="20"/>
                <w:rtl w:val="0"/>
              </w:rPr>
              <w:t xml:space="preserve">osmolarity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9">
            <w:pPr>
              <w:rPr>
                <w:color w:val="000000"/>
                <w:sz w:val="20"/>
                <w:szCs w:val="20"/>
              </w:rPr>
            </w:pPr>
            <w:r w:rsidDel="00000000" w:rsidR="00000000" w:rsidRPr="00000000">
              <w:rPr>
                <w:color w:val="000000"/>
                <w:sz w:val="20"/>
                <w:szCs w:val="20"/>
                <w:rtl w:val="0"/>
              </w:rPr>
              <w:t xml:space="preserve">oxygen.consumption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D">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1">
            <w:pPr>
              <w:rPr>
                <w:color w:val="000000"/>
                <w:sz w:val="20"/>
                <w:szCs w:val="20"/>
              </w:rPr>
            </w:pPr>
            <w:r w:rsidDel="00000000" w:rsidR="00000000" w:rsidRPr="00000000">
              <w:rPr>
                <w:color w:val="000000"/>
                <w:sz w:val="20"/>
                <w:szCs w:val="20"/>
                <w:rtl w:val="0"/>
              </w:rPr>
              <w:t xml:space="preserve">parent.present.in.nestbox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9">
            <w:pPr>
              <w:rPr>
                <w:color w:val="000000"/>
                <w:sz w:val="20"/>
                <w:szCs w:val="20"/>
              </w:rPr>
            </w:pPr>
            <w:r w:rsidDel="00000000" w:rsidR="00000000" w:rsidRPr="00000000">
              <w:rPr>
                <w:color w:val="000000"/>
                <w:sz w:val="20"/>
                <w:szCs w:val="20"/>
                <w:rtl w:val="0"/>
              </w:rPr>
              <w:t xml:space="preserve">pause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1">
            <w:pPr>
              <w:rPr>
                <w:color w:val="000000"/>
                <w:sz w:val="20"/>
                <w:szCs w:val="20"/>
              </w:rPr>
            </w:pPr>
            <w:r w:rsidDel="00000000" w:rsidR="00000000" w:rsidRPr="00000000">
              <w:rPr>
                <w:color w:val="000000"/>
                <w:sz w:val="20"/>
                <w:szCs w:val="20"/>
                <w:rtl w:val="0"/>
              </w:rPr>
              <w:t xml:space="preserve">pause.length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2">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9">
            <w:pPr>
              <w:rPr>
                <w:color w:val="000000"/>
                <w:sz w:val="20"/>
                <w:szCs w:val="20"/>
              </w:rPr>
            </w:pPr>
            <w:r w:rsidDel="00000000" w:rsidR="00000000" w:rsidRPr="00000000">
              <w:rPr>
                <w:color w:val="000000"/>
                <w:sz w:val="20"/>
                <w:szCs w:val="20"/>
                <w:rtl w:val="0"/>
              </w:rPr>
              <w:t xml:space="preserve">peak.frequency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A">
            <w:pPr>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C">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1">
            <w:pPr>
              <w:rPr>
                <w:color w:val="000000"/>
                <w:sz w:val="20"/>
                <w:szCs w:val="20"/>
              </w:rPr>
            </w:pPr>
            <w:r w:rsidDel="00000000" w:rsidR="00000000" w:rsidRPr="00000000">
              <w:rPr>
                <w:color w:val="000000"/>
                <w:sz w:val="20"/>
                <w:szCs w:val="20"/>
                <w:rtl w:val="0"/>
              </w:rPr>
              <w:t xml:space="preserve">per.of.verligers.that.died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9">
            <w:pPr>
              <w:rPr>
                <w:color w:val="000000"/>
                <w:sz w:val="20"/>
                <w:szCs w:val="20"/>
              </w:rPr>
            </w:pPr>
            <w:r w:rsidDel="00000000" w:rsidR="00000000" w:rsidRPr="00000000">
              <w:rPr>
                <w:color w:val="000000"/>
                <w:sz w:val="20"/>
                <w:szCs w:val="20"/>
                <w:rtl w:val="0"/>
              </w:rPr>
              <w:t xml:space="preserve">perc.advanced.larval.stage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2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1">
            <w:pPr>
              <w:rPr>
                <w:color w:val="000000"/>
                <w:sz w:val="20"/>
                <w:szCs w:val="20"/>
              </w:rPr>
            </w:pPr>
            <w:r w:rsidDel="00000000" w:rsidR="00000000" w:rsidRPr="00000000">
              <w:rPr>
                <w:color w:val="000000"/>
                <w:sz w:val="20"/>
                <w:szCs w:val="20"/>
                <w:rtl w:val="0"/>
              </w:rPr>
              <w:t xml:space="preserve">perc.of.eggs.that.failes.to.develop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9">
            <w:pPr>
              <w:rPr>
                <w:color w:val="000000"/>
                <w:sz w:val="20"/>
                <w:szCs w:val="20"/>
              </w:rPr>
            </w:pPr>
            <w:r w:rsidDel="00000000" w:rsidR="00000000" w:rsidRPr="00000000">
              <w:rPr>
                <w:color w:val="000000"/>
                <w:sz w:val="20"/>
                <w:szCs w:val="20"/>
                <w:rtl w:val="0"/>
              </w:rPr>
              <w:t xml:space="preserve">perc.of.unhatched.eggs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3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1">
            <w:pPr>
              <w:rPr>
                <w:color w:val="000000"/>
                <w:sz w:val="20"/>
                <w:szCs w:val="20"/>
              </w:rPr>
            </w:pPr>
            <w:r w:rsidDel="00000000" w:rsidR="00000000" w:rsidRPr="00000000">
              <w:rPr>
                <w:color w:val="000000"/>
                <w:sz w:val="20"/>
                <w:szCs w:val="20"/>
                <w:rtl w:val="0"/>
              </w:rPr>
              <w:t xml:space="preserve">percent.exploration.time.with.novel.object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9">
            <w:pPr>
              <w:rPr>
                <w:color w:val="000000"/>
                <w:sz w:val="20"/>
                <w:szCs w:val="20"/>
              </w:rPr>
            </w:pPr>
            <w:r w:rsidDel="00000000" w:rsidR="00000000" w:rsidRPr="00000000">
              <w:rPr>
                <w:color w:val="000000"/>
                <w:sz w:val="20"/>
                <w:szCs w:val="20"/>
                <w:rtl w:val="0"/>
              </w:rPr>
              <w:t xml:space="preserve">percentage.of.first.25.capture.events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1">
            <w:pPr>
              <w:rPr>
                <w:color w:val="000000"/>
                <w:sz w:val="20"/>
                <w:szCs w:val="20"/>
              </w:rPr>
            </w:pPr>
            <w:r w:rsidDel="00000000" w:rsidR="00000000" w:rsidRPr="00000000">
              <w:rPr>
                <w:color w:val="000000"/>
                <w:sz w:val="20"/>
                <w:szCs w:val="20"/>
                <w:rtl w:val="0"/>
              </w:rPr>
              <w:t xml:space="preserve">percentage.of.flights.into.stimulus.compartment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9">
            <w:pPr>
              <w:rPr>
                <w:color w:val="000000"/>
                <w:sz w:val="20"/>
                <w:szCs w:val="20"/>
              </w:rPr>
            </w:pPr>
            <w:r w:rsidDel="00000000" w:rsidR="00000000" w:rsidRPr="00000000">
              <w:rPr>
                <w:color w:val="000000"/>
                <w:sz w:val="20"/>
                <w:szCs w:val="20"/>
                <w:rtl w:val="0"/>
              </w:rPr>
              <w:t xml:space="preserve">percentage.of.the.flight.time.in.stimulus.compartment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1">
            <w:pPr>
              <w:rPr>
                <w:color w:val="000000"/>
                <w:sz w:val="20"/>
                <w:szCs w:val="20"/>
              </w:rPr>
            </w:pPr>
            <w:r w:rsidDel="00000000" w:rsidR="00000000" w:rsidRPr="00000000">
              <w:rPr>
                <w:color w:val="000000"/>
                <w:sz w:val="20"/>
                <w:szCs w:val="20"/>
                <w:rtl w:val="0"/>
              </w:rPr>
              <w:t xml:space="preserve">percentage.of.total.capture.events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9">
            <w:pPr>
              <w:rPr>
                <w:color w:val="000000"/>
                <w:sz w:val="20"/>
                <w:szCs w:val="20"/>
              </w:rPr>
            </w:pPr>
            <w:r w:rsidDel="00000000" w:rsidR="00000000" w:rsidRPr="00000000">
              <w:rPr>
                <w:color w:val="000000"/>
                <w:sz w:val="20"/>
                <w:szCs w:val="20"/>
                <w:rtl w:val="0"/>
              </w:rPr>
              <w:t xml:space="preserve">percentage.two-syllable.calls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1">
            <w:pPr>
              <w:rPr>
                <w:color w:val="000000"/>
                <w:sz w:val="20"/>
                <w:szCs w:val="20"/>
              </w:rPr>
            </w:pPr>
            <w:r w:rsidDel="00000000" w:rsidR="00000000" w:rsidRPr="00000000">
              <w:rPr>
                <w:color w:val="000000"/>
                <w:sz w:val="20"/>
                <w:szCs w:val="20"/>
                <w:rtl w:val="0"/>
              </w:rPr>
              <w:t xml:space="preserve">phenoloxidase.concentration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9">
            <w:pPr>
              <w:rPr>
                <w:color w:val="000000"/>
                <w:sz w:val="20"/>
                <w:szCs w:val="20"/>
              </w:rPr>
            </w:pPr>
            <w:r w:rsidDel="00000000" w:rsidR="00000000" w:rsidRPr="00000000">
              <w:rPr>
                <w:color w:val="000000"/>
                <w:sz w:val="20"/>
                <w:szCs w:val="20"/>
                <w:rtl w:val="0"/>
              </w:rPr>
              <w:t xml:space="preserve">phenoloxidase.expression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1">
            <w:pPr>
              <w:rPr>
                <w:color w:val="000000"/>
                <w:sz w:val="20"/>
                <w:szCs w:val="20"/>
              </w:rPr>
            </w:pPr>
            <w:r w:rsidDel="00000000" w:rsidR="00000000" w:rsidRPr="00000000">
              <w:rPr>
                <w:color w:val="000000"/>
                <w:sz w:val="20"/>
                <w:szCs w:val="20"/>
                <w:rtl w:val="0"/>
              </w:rPr>
              <w:t xml:space="preserve">postural.score.fed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9">
            <w:pPr>
              <w:rPr>
                <w:color w:val="000000"/>
                <w:sz w:val="20"/>
                <w:szCs w:val="20"/>
              </w:rPr>
            </w:pPr>
            <w:r w:rsidDel="00000000" w:rsidR="00000000" w:rsidRPr="00000000">
              <w:rPr>
                <w:color w:val="000000"/>
                <w:sz w:val="20"/>
                <w:szCs w:val="20"/>
                <w:rtl w:val="0"/>
              </w:rPr>
              <w:t xml:space="preserve">postural.score.unfed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1">
            <w:pPr>
              <w:rPr>
                <w:color w:val="000000"/>
                <w:sz w:val="20"/>
                <w:szCs w:val="20"/>
              </w:rPr>
            </w:pPr>
            <w:r w:rsidDel="00000000" w:rsidR="00000000" w:rsidRPr="00000000">
              <w:rPr>
                <w:color w:val="000000"/>
                <w:sz w:val="20"/>
                <w:szCs w:val="20"/>
                <w:rtl w:val="0"/>
              </w:rPr>
              <w:t xml:space="preserve">predator.attack.frequency.with.eggs.present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9">
            <w:pPr>
              <w:rPr>
                <w:color w:val="000000"/>
                <w:sz w:val="20"/>
                <w:szCs w:val="20"/>
              </w:rPr>
            </w:pPr>
            <w:r w:rsidDel="00000000" w:rsidR="00000000" w:rsidRPr="00000000">
              <w:rPr>
                <w:color w:val="000000"/>
                <w:sz w:val="20"/>
                <w:szCs w:val="20"/>
                <w:rtl w:val="0"/>
              </w:rPr>
              <w:t xml:space="preserve">predator.attack.frequency.without.eggs.present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1">
            <w:pPr>
              <w:rPr>
                <w:color w:val="000000"/>
                <w:sz w:val="20"/>
                <w:szCs w:val="20"/>
              </w:rPr>
            </w:pPr>
            <w:r w:rsidDel="00000000" w:rsidR="00000000" w:rsidRPr="00000000">
              <w:rPr>
                <w:color w:val="000000"/>
                <w:sz w:val="20"/>
                <w:szCs w:val="20"/>
                <w:rtl w:val="0"/>
              </w:rPr>
              <w:t xml:space="preserve">prolonged.swimming.speed.cm.sec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9">
            <w:pPr>
              <w:rPr>
                <w:color w:val="000000"/>
                <w:sz w:val="20"/>
                <w:szCs w:val="20"/>
              </w:rPr>
            </w:pPr>
            <w:r w:rsidDel="00000000" w:rsidR="00000000" w:rsidRPr="00000000">
              <w:rPr>
                <w:color w:val="000000"/>
                <w:sz w:val="20"/>
                <w:szCs w:val="20"/>
                <w:rtl w:val="0"/>
              </w:rPr>
              <w:t xml:space="preserve">prop.of.Daphnia.eaten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1">
            <w:pPr>
              <w:rPr>
                <w:color w:val="000000"/>
                <w:sz w:val="20"/>
                <w:szCs w:val="20"/>
              </w:rPr>
            </w:pPr>
            <w:r w:rsidDel="00000000" w:rsidR="00000000" w:rsidRPr="00000000">
              <w:rPr>
                <w:color w:val="000000"/>
                <w:sz w:val="20"/>
                <w:szCs w:val="20"/>
                <w:rtl w:val="0"/>
              </w:rPr>
              <w:t xml:space="preserve">proportion.of.attacks.toward.non-food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9">
            <w:pPr>
              <w:rPr>
                <w:color w:val="000000"/>
                <w:sz w:val="20"/>
                <w:szCs w:val="20"/>
              </w:rPr>
            </w:pPr>
            <w:r w:rsidDel="00000000" w:rsidR="00000000" w:rsidRPr="00000000">
              <w:rPr>
                <w:color w:val="000000"/>
                <w:sz w:val="20"/>
                <w:szCs w:val="20"/>
                <w:rtl w:val="0"/>
              </w:rPr>
              <w:t xml:space="preserve">proportion.of.nights.with.females.attracted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A">
            <w:pPr>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1">
            <w:pPr>
              <w:rPr>
                <w:color w:val="000000"/>
                <w:sz w:val="20"/>
                <w:szCs w:val="20"/>
              </w:rPr>
            </w:pPr>
            <w:r w:rsidDel="00000000" w:rsidR="00000000" w:rsidRPr="00000000">
              <w:rPr>
                <w:color w:val="000000"/>
                <w:sz w:val="20"/>
                <w:szCs w:val="20"/>
                <w:rtl w:val="0"/>
              </w:rPr>
              <w:t xml:space="preserve">proportion.of.successful.foraging.trials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9">
            <w:pPr>
              <w:rPr>
                <w:color w:val="000000"/>
                <w:sz w:val="20"/>
                <w:szCs w:val="20"/>
              </w:rPr>
            </w:pPr>
            <w:r w:rsidDel="00000000" w:rsidR="00000000" w:rsidRPr="00000000">
              <w:rPr>
                <w:color w:val="000000"/>
                <w:sz w:val="20"/>
                <w:szCs w:val="20"/>
                <w:rtl w:val="0"/>
              </w:rPr>
              <w:t xml:space="preserve">proportion.of.time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1">
            <w:pPr>
              <w:rPr>
                <w:color w:val="000000"/>
                <w:sz w:val="20"/>
                <w:szCs w:val="20"/>
              </w:rPr>
            </w:pPr>
            <w:r w:rsidDel="00000000" w:rsidR="00000000" w:rsidRPr="00000000">
              <w:rPr>
                <w:color w:val="000000"/>
                <w:sz w:val="20"/>
                <w:szCs w:val="20"/>
                <w:rtl w:val="0"/>
              </w:rPr>
              <w:t xml:space="preserve">protein.concentration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9">
            <w:pPr>
              <w:rPr>
                <w:color w:val="000000"/>
                <w:sz w:val="20"/>
                <w:szCs w:val="20"/>
              </w:rPr>
            </w:pPr>
            <w:r w:rsidDel="00000000" w:rsidR="00000000" w:rsidRPr="00000000">
              <w:rPr>
                <w:color w:val="000000"/>
                <w:sz w:val="20"/>
                <w:szCs w:val="20"/>
                <w:rtl w:val="0"/>
              </w:rPr>
              <w:t xml:space="preserve">protein.concentration.brain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1">
            <w:pPr>
              <w:rPr>
                <w:color w:val="000000"/>
                <w:sz w:val="20"/>
                <w:szCs w:val="20"/>
              </w:rPr>
            </w:pPr>
            <w:r w:rsidDel="00000000" w:rsidR="00000000" w:rsidRPr="00000000">
              <w:rPr>
                <w:color w:val="000000"/>
                <w:sz w:val="20"/>
                <w:szCs w:val="20"/>
                <w:rtl w:val="0"/>
              </w:rPr>
              <w:t xml:space="preserve">protein.concentration.haemolymph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9">
            <w:pPr>
              <w:rPr>
                <w:color w:val="000000"/>
                <w:sz w:val="20"/>
                <w:szCs w:val="20"/>
              </w:rPr>
            </w:pPr>
            <w:r w:rsidDel="00000000" w:rsidR="00000000" w:rsidRPr="00000000">
              <w:rPr>
                <w:color w:val="000000"/>
                <w:sz w:val="20"/>
                <w:szCs w:val="20"/>
                <w:rtl w:val="0"/>
              </w:rPr>
              <w:t xml:space="preserve">protein.synthesis.perc.hsp27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1">
            <w:pPr>
              <w:rPr>
                <w:color w:val="000000"/>
                <w:sz w:val="20"/>
                <w:szCs w:val="20"/>
              </w:rPr>
            </w:pPr>
            <w:r w:rsidDel="00000000" w:rsidR="00000000" w:rsidRPr="00000000">
              <w:rPr>
                <w:color w:val="000000"/>
                <w:sz w:val="20"/>
                <w:szCs w:val="20"/>
                <w:rtl w:val="0"/>
              </w:rPr>
              <w:t xml:space="preserve">protein.synthesis.perc.hsp60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9">
            <w:pPr>
              <w:rPr>
                <w:color w:val="000000"/>
                <w:sz w:val="20"/>
                <w:szCs w:val="20"/>
              </w:rPr>
            </w:pPr>
            <w:r w:rsidDel="00000000" w:rsidR="00000000" w:rsidRPr="00000000">
              <w:rPr>
                <w:color w:val="000000"/>
                <w:sz w:val="20"/>
                <w:szCs w:val="20"/>
                <w:rtl w:val="0"/>
              </w:rPr>
              <w:t xml:space="preserve">protein.synthesis.perc.hsp70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1">
            <w:pPr>
              <w:rPr>
                <w:color w:val="000000"/>
                <w:sz w:val="20"/>
                <w:szCs w:val="20"/>
              </w:rPr>
            </w:pPr>
            <w:r w:rsidDel="00000000" w:rsidR="00000000" w:rsidRPr="00000000">
              <w:rPr>
                <w:color w:val="000000"/>
                <w:sz w:val="20"/>
                <w:szCs w:val="20"/>
                <w:rtl w:val="0"/>
              </w:rPr>
              <w:t xml:space="preserve">protein.synthesis.perc.hsp90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9">
            <w:pPr>
              <w:rPr>
                <w:color w:val="000000"/>
                <w:sz w:val="20"/>
                <w:szCs w:val="20"/>
              </w:rPr>
            </w:pPr>
            <w:r w:rsidDel="00000000" w:rsidR="00000000" w:rsidRPr="00000000">
              <w:rPr>
                <w:color w:val="000000"/>
                <w:sz w:val="20"/>
                <w:szCs w:val="20"/>
                <w:rtl w:val="0"/>
              </w:rPr>
              <w:t xml:space="preserve">provisioning.calls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1">
            <w:pPr>
              <w:rPr>
                <w:color w:val="000000"/>
                <w:sz w:val="20"/>
                <w:szCs w:val="20"/>
              </w:rPr>
            </w:pPr>
            <w:r w:rsidDel="00000000" w:rsidR="00000000" w:rsidRPr="00000000">
              <w:rPr>
                <w:color w:val="000000"/>
                <w:sz w:val="20"/>
                <w:szCs w:val="20"/>
                <w:rtl w:val="0"/>
              </w:rPr>
              <w:t xml:space="preserve">provisioning.frequency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9">
            <w:pPr>
              <w:rPr>
                <w:color w:val="000000"/>
                <w:sz w:val="20"/>
                <w:szCs w:val="20"/>
              </w:rPr>
            </w:pPr>
            <w:r w:rsidDel="00000000" w:rsidR="00000000" w:rsidRPr="00000000">
              <w:rPr>
                <w:color w:val="000000"/>
                <w:sz w:val="20"/>
                <w:szCs w:val="20"/>
                <w:rtl w:val="0"/>
              </w:rPr>
              <w:t xml:space="preserve">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A">
            <w:pPr>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C">
            <w:pPr>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1">
            <w:pPr>
              <w:rPr>
                <w:color w:val="000000"/>
                <w:sz w:val="20"/>
                <w:szCs w:val="20"/>
              </w:rPr>
            </w:pPr>
            <w:r w:rsidDel="00000000" w:rsidR="00000000" w:rsidRPr="00000000">
              <w:rPr>
                <w:color w:val="000000"/>
                <w:sz w:val="20"/>
                <w:szCs w:val="20"/>
                <w:rtl w:val="0"/>
              </w:rPr>
              <w:t xml:space="preserve">reaction.time.sec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9">
            <w:pPr>
              <w:rPr>
                <w:color w:val="000000"/>
                <w:sz w:val="20"/>
                <w:szCs w:val="20"/>
              </w:rPr>
            </w:pPr>
            <w:r w:rsidDel="00000000" w:rsidR="00000000" w:rsidRPr="00000000">
              <w:rPr>
                <w:color w:val="000000"/>
                <w:sz w:val="20"/>
                <w:szCs w:val="20"/>
                <w:rtl w:val="0"/>
              </w:rPr>
              <w:t xml:space="preserve">relative.synatophysin.expression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1">
            <w:pPr>
              <w:rPr>
                <w:color w:val="000000"/>
                <w:sz w:val="20"/>
                <w:szCs w:val="20"/>
              </w:rPr>
            </w:pPr>
            <w:r w:rsidDel="00000000" w:rsidR="00000000" w:rsidRPr="00000000">
              <w:rPr>
                <w:color w:val="000000"/>
                <w:sz w:val="20"/>
                <w:szCs w:val="20"/>
                <w:rtl w:val="0"/>
              </w:rPr>
              <w:t xml:space="preserve">response.latency.sec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9">
            <w:pPr>
              <w:rPr>
                <w:color w:val="000000"/>
                <w:sz w:val="20"/>
                <w:szCs w:val="20"/>
              </w:rPr>
            </w:pPr>
            <w:r w:rsidDel="00000000" w:rsidR="00000000" w:rsidRPr="00000000">
              <w:rPr>
                <w:color w:val="000000"/>
                <w:sz w:val="20"/>
                <w:szCs w:val="20"/>
                <w:rtl w:val="0"/>
              </w:rPr>
              <w:t xml:space="preserve">s2r.high.note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1">
            <w:pPr>
              <w:rPr>
                <w:color w:val="000000"/>
                <w:sz w:val="20"/>
                <w:szCs w:val="20"/>
              </w:rPr>
            </w:pPr>
            <w:r w:rsidDel="00000000" w:rsidR="00000000" w:rsidRPr="00000000">
              <w:rPr>
                <w:color w:val="000000"/>
                <w:sz w:val="20"/>
                <w:szCs w:val="20"/>
                <w:rtl w:val="0"/>
              </w:rPr>
              <w:t xml:space="preserve">s2r.low.note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9">
            <w:pPr>
              <w:rPr>
                <w:color w:val="000000"/>
                <w:sz w:val="20"/>
                <w:szCs w:val="20"/>
              </w:rPr>
            </w:pPr>
            <w:r w:rsidDel="00000000" w:rsidR="00000000" w:rsidRPr="00000000">
              <w:rPr>
                <w:color w:val="000000"/>
                <w:sz w:val="20"/>
                <w:szCs w:val="20"/>
                <w:rtl w:val="0"/>
              </w:rPr>
              <w:t xml:space="preserve">search.time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1">
            <w:pPr>
              <w:rPr>
                <w:color w:val="000000"/>
                <w:sz w:val="20"/>
                <w:szCs w:val="20"/>
              </w:rPr>
            </w:pPr>
            <w:r w:rsidDel="00000000" w:rsidR="00000000" w:rsidRPr="00000000">
              <w:rPr>
                <w:color w:val="000000"/>
                <w:sz w:val="20"/>
                <w:szCs w:val="20"/>
                <w:rtl w:val="0"/>
              </w:rPr>
              <w:t xml:space="preserve">search.time.sec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6">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9">
            <w:pPr>
              <w:rPr>
                <w:color w:val="000000"/>
                <w:sz w:val="20"/>
                <w:szCs w:val="20"/>
              </w:rPr>
            </w:pPr>
            <w:r w:rsidDel="00000000" w:rsidR="00000000" w:rsidRPr="00000000">
              <w:rPr>
                <w:color w:val="000000"/>
                <w:sz w:val="20"/>
                <w:szCs w:val="20"/>
                <w:rtl w:val="0"/>
              </w:rPr>
              <w:t xml:space="preserve">semigranulocytes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B">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1">
            <w:pPr>
              <w:rPr>
                <w:color w:val="000000"/>
                <w:sz w:val="20"/>
                <w:szCs w:val="20"/>
              </w:rPr>
            </w:pPr>
            <w:r w:rsidDel="00000000" w:rsidR="00000000" w:rsidRPr="00000000">
              <w:rPr>
                <w:color w:val="000000"/>
                <w:sz w:val="20"/>
                <w:szCs w:val="20"/>
                <w:rtl w:val="0"/>
              </w:rPr>
              <w:t xml:space="preserve">sheltering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9">
            <w:pPr>
              <w:rPr>
                <w:color w:val="000000"/>
                <w:sz w:val="20"/>
                <w:szCs w:val="20"/>
              </w:rPr>
            </w:pPr>
            <w:r w:rsidDel="00000000" w:rsidR="00000000" w:rsidRPr="00000000">
              <w:rPr>
                <w:color w:val="000000"/>
                <w:sz w:val="20"/>
                <w:szCs w:val="20"/>
                <w:rtl w:val="0"/>
              </w:rPr>
              <w:t xml:space="preserve">song.duration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1">
            <w:pPr>
              <w:rPr>
                <w:color w:val="000000"/>
                <w:sz w:val="20"/>
                <w:szCs w:val="20"/>
              </w:rPr>
            </w:pPr>
            <w:r w:rsidDel="00000000" w:rsidR="00000000" w:rsidRPr="00000000">
              <w:rPr>
                <w:color w:val="000000"/>
                <w:sz w:val="20"/>
                <w:szCs w:val="20"/>
                <w:rtl w:val="0"/>
              </w:rPr>
              <w:t xml:space="preserve">song.entropy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9">
            <w:pPr>
              <w:rPr>
                <w:color w:val="000000"/>
                <w:sz w:val="20"/>
                <w:szCs w:val="20"/>
              </w:rPr>
            </w:pPr>
            <w:r w:rsidDel="00000000" w:rsidR="00000000" w:rsidRPr="00000000">
              <w:rPr>
                <w:color w:val="000000"/>
                <w:sz w:val="20"/>
                <w:szCs w:val="20"/>
                <w:rtl w:val="0"/>
              </w:rPr>
              <w:t xml:space="preserve">speed.of.southwards.movement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1">
            <w:pPr>
              <w:rPr>
                <w:color w:val="000000"/>
                <w:sz w:val="20"/>
                <w:szCs w:val="20"/>
              </w:rPr>
            </w:pPr>
            <w:r w:rsidDel="00000000" w:rsidR="00000000" w:rsidRPr="00000000">
              <w:rPr>
                <w:color w:val="000000"/>
                <w:sz w:val="20"/>
                <w:szCs w:val="20"/>
                <w:rtl w:val="0"/>
              </w:rPr>
              <w:t xml:space="preserve">sperm.count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2">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9">
            <w:pPr>
              <w:rPr>
                <w:color w:val="000000"/>
                <w:sz w:val="20"/>
                <w:szCs w:val="20"/>
              </w:rPr>
            </w:pPr>
            <w:r w:rsidDel="00000000" w:rsidR="00000000" w:rsidRPr="00000000">
              <w:rPr>
                <w:color w:val="000000"/>
                <w:sz w:val="20"/>
                <w:szCs w:val="20"/>
                <w:rtl w:val="0"/>
              </w:rPr>
              <w:t xml:space="preserve">sperm.viability.[%]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A">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1">
            <w:pPr>
              <w:rPr>
                <w:color w:val="000000"/>
                <w:sz w:val="20"/>
                <w:szCs w:val="20"/>
              </w:rPr>
            </w:pPr>
            <w:r w:rsidDel="00000000" w:rsidR="00000000" w:rsidRPr="00000000">
              <w:rPr>
                <w:color w:val="000000"/>
                <w:sz w:val="20"/>
                <w:szCs w:val="20"/>
                <w:rtl w:val="0"/>
              </w:rPr>
              <w:t xml:space="preserve">spleen.cell.count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9">
            <w:pPr>
              <w:rPr>
                <w:color w:val="000000"/>
                <w:sz w:val="20"/>
                <w:szCs w:val="20"/>
              </w:rPr>
            </w:pPr>
            <w:r w:rsidDel="00000000" w:rsidR="00000000" w:rsidRPr="00000000">
              <w:rPr>
                <w:color w:val="000000"/>
                <w:sz w:val="20"/>
                <w:szCs w:val="20"/>
                <w:rtl w:val="0"/>
              </w:rPr>
              <w:t xml:space="preserve">stand.look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1">
            <w:pPr>
              <w:rPr>
                <w:color w:val="000000"/>
                <w:sz w:val="20"/>
                <w:szCs w:val="20"/>
              </w:rPr>
            </w:pPr>
            <w:r w:rsidDel="00000000" w:rsidR="00000000" w:rsidRPr="00000000">
              <w:rPr>
                <w:color w:val="000000"/>
                <w:sz w:val="20"/>
                <w:szCs w:val="20"/>
                <w:rtl w:val="0"/>
              </w:rPr>
              <w:t xml:space="preserve">standing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8">
            <w:pPr>
              <w:jc w:val="center"/>
              <w:rPr>
                <w:color w:val="000000"/>
                <w:sz w:val="20"/>
                <w:szCs w:val="20"/>
              </w:rPr>
            </w:pPr>
            <w:r w:rsidDel="00000000" w:rsidR="00000000" w:rsidRPr="00000000">
              <w:rPr>
                <w:color w:val="000000"/>
                <w:sz w:val="20"/>
                <w:szCs w:val="20"/>
                <w:rtl w:val="0"/>
              </w:rPr>
              <w:t xml:space="preserve">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9">
            <w:pPr>
              <w:rPr>
                <w:color w:val="000000"/>
                <w:sz w:val="20"/>
                <w:szCs w:val="20"/>
              </w:rPr>
            </w:pPr>
            <w:r w:rsidDel="00000000" w:rsidR="00000000" w:rsidRPr="00000000">
              <w:rPr>
                <w:color w:val="000000"/>
                <w:sz w:val="20"/>
                <w:szCs w:val="20"/>
                <w:rtl w:val="0"/>
              </w:rPr>
              <w:t xml:space="preserve">sum.of.changes.in.skin.temperature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A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1">
            <w:pPr>
              <w:rPr>
                <w:color w:val="000000"/>
                <w:sz w:val="20"/>
                <w:szCs w:val="20"/>
              </w:rPr>
            </w:pPr>
            <w:r w:rsidDel="00000000" w:rsidR="00000000" w:rsidRPr="00000000">
              <w:rPr>
                <w:color w:val="000000"/>
                <w:sz w:val="20"/>
                <w:szCs w:val="20"/>
                <w:rtl w:val="0"/>
              </w:rPr>
              <w:t xml:space="preserve">survival.rate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9">
            <w:pPr>
              <w:rPr>
                <w:color w:val="000000"/>
                <w:sz w:val="20"/>
                <w:szCs w:val="20"/>
              </w:rPr>
            </w:pPr>
            <w:r w:rsidDel="00000000" w:rsidR="00000000" w:rsidRPr="00000000">
              <w:rPr>
                <w:color w:val="000000"/>
                <w:sz w:val="20"/>
                <w:szCs w:val="20"/>
                <w:rtl w:val="0"/>
              </w:rPr>
              <w:t xml:space="preserve">swimming.distance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B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1">
            <w:pPr>
              <w:rPr>
                <w:color w:val="000000"/>
                <w:sz w:val="20"/>
                <w:szCs w:val="20"/>
              </w:rPr>
            </w:pPr>
            <w:r w:rsidDel="00000000" w:rsidR="00000000" w:rsidRPr="00000000">
              <w:rPr>
                <w:color w:val="000000"/>
                <w:sz w:val="20"/>
                <w:szCs w:val="20"/>
                <w:rtl w:val="0"/>
              </w:rPr>
              <w:t xml:space="preserve">swimming.speed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9">
            <w:pPr>
              <w:rPr>
                <w:color w:val="000000"/>
                <w:sz w:val="20"/>
                <w:szCs w:val="20"/>
              </w:rPr>
            </w:pPr>
            <w:r w:rsidDel="00000000" w:rsidR="00000000" w:rsidRPr="00000000">
              <w:rPr>
                <w:color w:val="000000"/>
                <w:sz w:val="20"/>
                <w:szCs w:val="20"/>
                <w:rtl w:val="0"/>
              </w:rPr>
              <w:t xml:space="preserve">swimming.speed.cm.sec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C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1">
            <w:pPr>
              <w:rPr>
                <w:color w:val="000000"/>
                <w:sz w:val="20"/>
                <w:szCs w:val="20"/>
              </w:rPr>
            </w:pPr>
            <w:r w:rsidDel="00000000" w:rsidR="00000000" w:rsidRPr="00000000">
              <w:rPr>
                <w:color w:val="000000"/>
                <w:sz w:val="20"/>
                <w:szCs w:val="20"/>
                <w:rtl w:val="0"/>
              </w:rPr>
              <w:t xml:space="preserve">synatophysin.expression.in.CA1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9">
            <w:pPr>
              <w:rPr>
                <w:color w:val="000000"/>
                <w:sz w:val="20"/>
                <w:szCs w:val="20"/>
              </w:rPr>
            </w:pPr>
            <w:r w:rsidDel="00000000" w:rsidR="00000000" w:rsidRPr="00000000">
              <w:rPr>
                <w:color w:val="000000"/>
                <w:sz w:val="20"/>
                <w:szCs w:val="20"/>
                <w:rtl w:val="0"/>
              </w:rPr>
              <w:t xml:space="preserve">synatophysion.mRNA.expression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D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1">
            <w:pPr>
              <w:rPr>
                <w:color w:val="000000"/>
                <w:sz w:val="20"/>
                <w:szCs w:val="20"/>
              </w:rPr>
            </w:pPr>
            <w:r w:rsidDel="00000000" w:rsidR="00000000" w:rsidRPr="00000000">
              <w:rPr>
                <w:color w:val="000000"/>
                <w:sz w:val="20"/>
                <w:szCs w:val="20"/>
                <w:rtl w:val="0"/>
              </w:rPr>
              <w:t xml:space="preserve">tarsus.length.day4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9">
            <w:pPr>
              <w:rPr>
                <w:color w:val="000000"/>
                <w:sz w:val="20"/>
                <w:szCs w:val="20"/>
              </w:rPr>
            </w:pPr>
            <w:r w:rsidDel="00000000" w:rsidR="00000000" w:rsidRPr="00000000">
              <w:rPr>
                <w:color w:val="000000"/>
                <w:sz w:val="20"/>
                <w:szCs w:val="20"/>
                <w:rtl w:val="0"/>
              </w:rPr>
              <w:t xml:space="preserve">telomere.length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C">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E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1">
            <w:pPr>
              <w:rPr>
                <w:color w:val="000000"/>
                <w:sz w:val="20"/>
                <w:szCs w:val="20"/>
              </w:rPr>
            </w:pPr>
            <w:r w:rsidDel="00000000" w:rsidR="00000000" w:rsidRPr="00000000">
              <w:rPr>
                <w:color w:val="000000"/>
                <w:sz w:val="20"/>
                <w:szCs w:val="20"/>
                <w:rtl w:val="0"/>
              </w:rPr>
              <w:t xml:space="preserve">thymus.cell.count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6">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9">
            <w:pPr>
              <w:rPr>
                <w:color w:val="000000"/>
                <w:sz w:val="20"/>
                <w:szCs w:val="20"/>
              </w:rPr>
            </w:pPr>
            <w:r w:rsidDel="00000000" w:rsidR="00000000" w:rsidRPr="00000000">
              <w:rPr>
                <w:color w:val="000000"/>
                <w:sz w:val="20"/>
                <w:szCs w:val="20"/>
                <w:rtl w:val="0"/>
              </w:rPr>
              <w:t xml:space="preserve">thymus.weight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E">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1">
            <w:pPr>
              <w:rPr>
                <w:color w:val="000000"/>
                <w:sz w:val="20"/>
                <w:szCs w:val="20"/>
              </w:rPr>
            </w:pPr>
            <w:r w:rsidDel="00000000" w:rsidR="00000000" w:rsidRPr="00000000">
              <w:rPr>
                <w:color w:val="000000"/>
                <w:sz w:val="20"/>
                <w:szCs w:val="20"/>
                <w:rtl w:val="0"/>
              </w:rPr>
              <w:t xml:space="preserve">time.entered.shell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9">
            <w:pPr>
              <w:rPr>
                <w:color w:val="000000"/>
                <w:sz w:val="20"/>
                <w:szCs w:val="20"/>
              </w:rPr>
            </w:pPr>
            <w:r w:rsidDel="00000000" w:rsidR="00000000" w:rsidRPr="00000000">
              <w:rPr>
                <w:color w:val="000000"/>
                <w:sz w:val="20"/>
                <w:szCs w:val="20"/>
                <w:rtl w:val="0"/>
              </w:rPr>
              <w:t xml:space="preserve">time.open.area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0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1">
            <w:pPr>
              <w:rPr>
                <w:color w:val="000000"/>
                <w:sz w:val="20"/>
                <w:szCs w:val="20"/>
              </w:rPr>
            </w:pPr>
            <w:r w:rsidDel="00000000" w:rsidR="00000000" w:rsidRPr="00000000">
              <w:rPr>
                <w:color w:val="000000"/>
                <w:sz w:val="20"/>
                <w:szCs w:val="20"/>
                <w:rtl w:val="0"/>
              </w:rPr>
              <w:t xml:space="preserve">time.spent.bottom.layer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5">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9">
            <w:pPr>
              <w:rPr>
                <w:color w:val="000000"/>
                <w:sz w:val="20"/>
                <w:szCs w:val="20"/>
              </w:rPr>
            </w:pPr>
            <w:r w:rsidDel="00000000" w:rsidR="00000000" w:rsidRPr="00000000">
              <w:rPr>
                <w:color w:val="000000"/>
                <w:sz w:val="20"/>
                <w:szCs w:val="20"/>
                <w:rtl w:val="0"/>
              </w:rPr>
              <w:t xml:space="preserve">time.spent.caring.nest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1">
            <w:pPr>
              <w:rPr>
                <w:color w:val="000000"/>
                <w:sz w:val="20"/>
                <w:szCs w:val="20"/>
              </w:rPr>
            </w:pPr>
            <w:r w:rsidDel="00000000" w:rsidR="00000000" w:rsidRPr="00000000">
              <w:rPr>
                <w:color w:val="000000"/>
                <w:sz w:val="20"/>
                <w:szCs w:val="20"/>
                <w:rtl w:val="0"/>
              </w:rPr>
              <w:t xml:space="preserve">time.spent.feeding.perc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9">
            <w:pPr>
              <w:rPr>
                <w:color w:val="000000"/>
                <w:sz w:val="20"/>
                <w:szCs w:val="20"/>
              </w:rPr>
            </w:pPr>
            <w:r w:rsidDel="00000000" w:rsidR="00000000" w:rsidRPr="00000000">
              <w:rPr>
                <w:color w:val="000000"/>
                <w:sz w:val="20"/>
                <w:szCs w:val="20"/>
                <w:rtl w:val="0"/>
              </w:rPr>
              <w:t xml:space="preserve">time.spent.in.shelter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1">
            <w:pPr>
              <w:rPr>
                <w:color w:val="000000"/>
                <w:sz w:val="20"/>
                <w:szCs w:val="20"/>
              </w:rPr>
            </w:pPr>
            <w:r w:rsidDel="00000000" w:rsidR="00000000" w:rsidRPr="00000000">
              <w:rPr>
                <w:color w:val="000000"/>
                <w:sz w:val="20"/>
                <w:szCs w:val="20"/>
                <w:rtl w:val="0"/>
              </w:rPr>
              <w:t xml:space="preserve">time.spent.investigating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9">
            <w:pPr>
              <w:rPr>
                <w:color w:val="000000"/>
                <w:sz w:val="20"/>
                <w:szCs w:val="20"/>
              </w:rPr>
            </w:pPr>
            <w:r w:rsidDel="00000000" w:rsidR="00000000" w:rsidRPr="00000000">
              <w:rPr>
                <w:color w:val="000000"/>
                <w:sz w:val="20"/>
                <w:szCs w:val="20"/>
                <w:rtl w:val="0"/>
              </w:rPr>
              <w:t xml:space="preserve">time.spent.stationary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1">
            <w:pPr>
              <w:rPr>
                <w:color w:val="000000"/>
                <w:sz w:val="20"/>
                <w:szCs w:val="20"/>
              </w:rPr>
            </w:pPr>
            <w:r w:rsidDel="00000000" w:rsidR="00000000" w:rsidRPr="00000000">
              <w:rPr>
                <w:color w:val="000000"/>
                <w:sz w:val="20"/>
                <w:szCs w:val="20"/>
                <w:rtl w:val="0"/>
              </w:rPr>
              <w:t xml:space="preserve">time.swimming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9">
            <w:pPr>
              <w:rPr>
                <w:color w:val="000000"/>
                <w:sz w:val="20"/>
                <w:szCs w:val="20"/>
              </w:rPr>
            </w:pPr>
            <w:r w:rsidDel="00000000" w:rsidR="00000000" w:rsidRPr="00000000">
              <w:rPr>
                <w:color w:val="000000"/>
                <w:sz w:val="20"/>
                <w:szCs w:val="20"/>
                <w:rtl w:val="0"/>
              </w:rPr>
              <w:t xml:space="preserve">time.taken.to.find.food.source.sec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1">
            <w:pPr>
              <w:rPr>
                <w:color w:val="000000"/>
                <w:sz w:val="20"/>
                <w:szCs w:val="20"/>
              </w:rPr>
            </w:pPr>
            <w:r w:rsidDel="00000000" w:rsidR="00000000" w:rsidRPr="00000000">
              <w:rPr>
                <w:color w:val="000000"/>
                <w:sz w:val="20"/>
                <w:szCs w:val="20"/>
                <w:rtl w:val="0"/>
              </w:rPr>
              <w:t xml:space="preserve">time.to.capture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9">
            <w:pPr>
              <w:rPr>
                <w:color w:val="000000"/>
                <w:sz w:val="20"/>
                <w:szCs w:val="20"/>
              </w:rPr>
            </w:pPr>
            <w:r w:rsidDel="00000000" w:rsidR="00000000" w:rsidRPr="00000000">
              <w:rPr>
                <w:color w:val="000000"/>
                <w:sz w:val="20"/>
                <w:szCs w:val="20"/>
                <w:rtl w:val="0"/>
              </w:rPr>
              <w:t xml:space="preserve">time.to.contact.speaker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5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1">
            <w:pPr>
              <w:rPr>
                <w:color w:val="000000"/>
                <w:sz w:val="20"/>
                <w:szCs w:val="20"/>
              </w:rPr>
            </w:pPr>
            <w:r w:rsidDel="00000000" w:rsidR="00000000" w:rsidRPr="00000000">
              <w:rPr>
                <w:color w:val="000000"/>
                <w:sz w:val="20"/>
                <w:szCs w:val="20"/>
                <w:rtl w:val="0"/>
              </w:rPr>
              <w:t xml:space="preserve">time.to.first.movement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9">
            <w:pPr>
              <w:rPr>
                <w:color w:val="000000"/>
                <w:sz w:val="20"/>
                <w:szCs w:val="20"/>
              </w:rPr>
            </w:pPr>
            <w:r w:rsidDel="00000000" w:rsidR="00000000" w:rsidRPr="00000000">
              <w:rPr>
                <w:color w:val="000000"/>
                <w:sz w:val="20"/>
                <w:szCs w:val="20"/>
                <w:rtl w:val="0"/>
              </w:rPr>
              <w:t xml:space="preserve">time.to.return.to.shelter.sec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B">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6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1">
            <w:pPr>
              <w:rPr>
                <w:color w:val="000000"/>
                <w:sz w:val="20"/>
                <w:szCs w:val="20"/>
              </w:rPr>
            </w:pPr>
            <w:r w:rsidDel="00000000" w:rsidR="00000000" w:rsidRPr="00000000">
              <w:rPr>
                <w:color w:val="000000"/>
                <w:sz w:val="20"/>
                <w:szCs w:val="20"/>
                <w:rtl w:val="0"/>
              </w:rPr>
              <w:t xml:space="preserve">time.to.show.startle.response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9">
            <w:pPr>
              <w:rPr>
                <w:color w:val="000000"/>
                <w:sz w:val="20"/>
                <w:szCs w:val="20"/>
              </w:rPr>
            </w:pPr>
            <w:r w:rsidDel="00000000" w:rsidR="00000000" w:rsidRPr="00000000">
              <w:rPr>
                <w:color w:val="000000"/>
                <w:sz w:val="20"/>
                <w:szCs w:val="20"/>
                <w:rtl w:val="0"/>
              </w:rPr>
              <w:t xml:space="preserve">time.to.startle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7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1">
            <w:pPr>
              <w:rPr>
                <w:color w:val="000000"/>
                <w:sz w:val="20"/>
                <w:szCs w:val="20"/>
              </w:rPr>
            </w:pPr>
            <w:r w:rsidDel="00000000" w:rsidR="00000000" w:rsidRPr="00000000">
              <w:rPr>
                <w:color w:val="000000"/>
                <w:sz w:val="20"/>
                <w:szCs w:val="20"/>
                <w:rtl w:val="0"/>
              </w:rPr>
              <w:t xml:space="preserve">total.haemocyte.count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3">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9">
            <w:pPr>
              <w:rPr>
                <w:color w:val="000000"/>
                <w:sz w:val="20"/>
                <w:szCs w:val="20"/>
              </w:rPr>
            </w:pPr>
            <w:r w:rsidDel="00000000" w:rsidR="00000000" w:rsidRPr="00000000">
              <w:rPr>
                <w:color w:val="000000"/>
                <w:sz w:val="20"/>
                <w:szCs w:val="20"/>
                <w:rtl w:val="0"/>
              </w:rPr>
              <w:t xml:space="preserve">total.number.of.strikes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D">
            <w:pPr>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1">
            <w:pPr>
              <w:rPr>
                <w:color w:val="000000"/>
                <w:sz w:val="20"/>
                <w:szCs w:val="20"/>
              </w:rPr>
            </w:pPr>
            <w:r w:rsidDel="00000000" w:rsidR="00000000" w:rsidRPr="00000000">
              <w:rPr>
                <w:color w:val="000000"/>
                <w:sz w:val="20"/>
                <w:szCs w:val="20"/>
                <w:rtl w:val="0"/>
              </w:rPr>
              <w:t xml:space="preserve">total.proteins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9">
            <w:pPr>
              <w:rPr>
                <w:color w:val="000000"/>
                <w:sz w:val="20"/>
                <w:szCs w:val="20"/>
              </w:rPr>
            </w:pPr>
            <w:r w:rsidDel="00000000" w:rsidR="00000000" w:rsidRPr="00000000">
              <w:rPr>
                <w:color w:val="000000"/>
                <w:sz w:val="20"/>
                <w:szCs w:val="20"/>
                <w:rtl w:val="0"/>
              </w:rPr>
              <w:t xml:space="preserve">transcriptional.variations.gene.acac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9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1">
            <w:pPr>
              <w:rPr>
                <w:color w:val="000000"/>
                <w:sz w:val="20"/>
                <w:szCs w:val="20"/>
              </w:rPr>
            </w:pPr>
            <w:r w:rsidDel="00000000" w:rsidR="00000000" w:rsidRPr="00000000">
              <w:rPr>
                <w:color w:val="000000"/>
                <w:sz w:val="20"/>
                <w:szCs w:val="20"/>
                <w:rtl w:val="0"/>
              </w:rPr>
              <w:t xml:space="preserve">transcriptional.variations.gene.bax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9">
            <w:pPr>
              <w:rPr>
                <w:color w:val="000000"/>
                <w:sz w:val="20"/>
                <w:szCs w:val="20"/>
              </w:rPr>
            </w:pPr>
            <w:r w:rsidDel="00000000" w:rsidR="00000000" w:rsidRPr="00000000">
              <w:rPr>
                <w:color w:val="000000"/>
                <w:sz w:val="20"/>
                <w:szCs w:val="20"/>
                <w:rtl w:val="0"/>
              </w:rPr>
              <w:t xml:space="preserve">transcriptional.variations.gene.cat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1">
            <w:pPr>
              <w:rPr>
                <w:color w:val="000000"/>
                <w:sz w:val="20"/>
                <w:szCs w:val="20"/>
              </w:rPr>
            </w:pPr>
            <w:r w:rsidDel="00000000" w:rsidR="00000000" w:rsidRPr="00000000">
              <w:rPr>
                <w:color w:val="000000"/>
                <w:sz w:val="20"/>
                <w:szCs w:val="20"/>
                <w:rtl w:val="0"/>
              </w:rPr>
              <w:t xml:space="preserve">transcriptional.variations.gene.clec1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9">
            <w:pPr>
              <w:rPr>
                <w:color w:val="000000"/>
                <w:sz w:val="20"/>
                <w:szCs w:val="20"/>
              </w:rPr>
            </w:pPr>
            <w:r w:rsidDel="00000000" w:rsidR="00000000" w:rsidRPr="00000000">
              <w:rPr>
                <w:color w:val="000000"/>
                <w:sz w:val="20"/>
                <w:szCs w:val="20"/>
                <w:rtl w:val="0"/>
              </w:rPr>
              <w:t xml:space="preserve">transcriptional.variations.gene.cox1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B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1">
            <w:pPr>
              <w:rPr>
                <w:color w:val="000000"/>
                <w:sz w:val="20"/>
                <w:szCs w:val="20"/>
              </w:rPr>
            </w:pPr>
            <w:r w:rsidDel="00000000" w:rsidR="00000000" w:rsidRPr="00000000">
              <w:rPr>
                <w:color w:val="000000"/>
                <w:sz w:val="20"/>
                <w:szCs w:val="20"/>
                <w:rtl w:val="0"/>
              </w:rPr>
              <w:t xml:space="preserve">transcriptional.variations.gene.cs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9">
            <w:pPr>
              <w:rPr>
                <w:color w:val="000000"/>
                <w:sz w:val="20"/>
                <w:szCs w:val="20"/>
              </w:rPr>
            </w:pPr>
            <w:r w:rsidDel="00000000" w:rsidR="00000000" w:rsidRPr="00000000">
              <w:rPr>
                <w:color w:val="000000"/>
                <w:sz w:val="20"/>
                <w:szCs w:val="20"/>
                <w:rtl w:val="0"/>
              </w:rPr>
              <w:t xml:space="preserve">transcriptional.variations.gene.dld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C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1">
            <w:pPr>
              <w:rPr>
                <w:color w:val="000000"/>
                <w:sz w:val="20"/>
                <w:szCs w:val="20"/>
              </w:rPr>
            </w:pPr>
            <w:r w:rsidDel="00000000" w:rsidR="00000000" w:rsidRPr="00000000">
              <w:rPr>
                <w:color w:val="000000"/>
                <w:sz w:val="20"/>
                <w:szCs w:val="20"/>
                <w:rtl w:val="0"/>
              </w:rPr>
              <w:t xml:space="preserve">transcriptional.variations.gene.gpx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9">
            <w:pPr>
              <w:rPr>
                <w:color w:val="000000"/>
                <w:sz w:val="20"/>
                <w:szCs w:val="20"/>
              </w:rPr>
            </w:pPr>
            <w:r w:rsidDel="00000000" w:rsidR="00000000" w:rsidRPr="00000000">
              <w:rPr>
                <w:color w:val="000000"/>
                <w:sz w:val="20"/>
                <w:szCs w:val="20"/>
                <w:rtl w:val="0"/>
              </w:rPr>
              <w:t xml:space="preserve">transcriptional.variations.gene.idh2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D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1">
            <w:pPr>
              <w:rPr>
                <w:color w:val="000000"/>
                <w:sz w:val="20"/>
                <w:szCs w:val="20"/>
              </w:rPr>
            </w:pPr>
            <w:r w:rsidDel="00000000" w:rsidR="00000000" w:rsidRPr="00000000">
              <w:rPr>
                <w:color w:val="000000"/>
                <w:sz w:val="20"/>
                <w:szCs w:val="20"/>
                <w:rtl w:val="0"/>
              </w:rPr>
              <w:t xml:space="preserve">transcriptional.variations.gene.idh3a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9">
            <w:pPr>
              <w:rPr>
                <w:color w:val="000000"/>
                <w:sz w:val="20"/>
                <w:szCs w:val="20"/>
              </w:rPr>
            </w:pPr>
            <w:r w:rsidDel="00000000" w:rsidR="00000000" w:rsidRPr="00000000">
              <w:rPr>
                <w:color w:val="000000"/>
                <w:sz w:val="20"/>
                <w:szCs w:val="20"/>
                <w:rtl w:val="0"/>
              </w:rPr>
              <w:t xml:space="preserve">transcriptional.variations.gene.mdh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E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1">
            <w:pPr>
              <w:rPr>
                <w:color w:val="000000"/>
                <w:sz w:val="20"/>
                <w:szCs w:val="20"/>
              </w:rPr>
            </w:pPr>
            <w:r w:rsidDel="00000000" w:rsidR="00000000" w:rsidRPr="00000000">
              <w:rPr>
                <w:color w:val="000000"/>
                <w:sz w:val="20"/>
                <w:szCs w:val="20"/>
                <w:rtl w:val="0"/>
              </w:rPr>
              <w:t xml:space="preserve">transcriptional.variations.gene.mt2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9">
            <w:pPr>
              <w:rPr>
                <w:color w:val="000000"/>
                <w:sz w:val="20"/>
                <w:szCs w:val="20"/>
              </w:rPr>
            </w:pPr>
            <w:r w:rsidDel="00000000" w:rsidR="00000000" w:rsidRPr="00000000">
              <w:rPr>
                <w:color w:val="000000"/>
                <w:sz w:val="20"/>
                <w:szCs w:val="20"/>
                <w:rtl w:val="0"/>
              </w:rPr>
              <w:t xml:space="preserve">transcriptional.variations.gene.p53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F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1">
            <w:pPr>
              <w:rPr>
                <w:color w:val="000000"/>
                <w:sz w:val="20"/>
                <w:szCs w:val="20"/>
              </w:rPr>
            </w:pPr>
            <w:r w:rsidDel="00000000" w:rsidR="00000000" w:rsidRPr="00000000">
              <w:rPr>
                <w:color w:val="000000"/>
                <w:sz w:val="20"/>
                <w:szCs w:val="20"/>
                <w:rtl w:val="0"/>
              </w:rPr>
              <w:t xml:space="preserve">transcriptional.variations.gene.sod1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9">
            <w:pPr>
              <w:rPr>
                <w:color w:val="000000"/>
                <w:sz w:val="20"/>
                <w:szCs w:val="20"/>
              </w:rPr>
            </w:pPr>
            <w:r w:rsidDel="00000000" w:rsidR="00000000" w:rsidRPr="00000000">
              <w:rPr>
                <w:color w:val="000000"/>
                <w:sz w:val="20"/>
                <w:szCs w:val="20"/>
                <w:rtl w:val="0"/>
              </w:rPr>
              <w:t xml:space="preserve">transcriptional.variations.gene.sod2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1">
            <w:pPr>
              <w:rPr>
                <w:color w:val="000000"/>
                <w:sz w:val="20"/>
                <w:szCs w:val="20"/>
              </w:rPr>
            </w:pPr>
            <w:r w:rsidDel="00000000" w:rsidR="00000000" w:rsidRPr="00000000">
              <w:rPr>
                <w:color w:val="000000"/>
                <w:sz w:val="20"/>
                <w:szCs w:val="20"/>
                <w:rtl w:val="0"/>
              </w:rPr>
              <w:t xml:space="preserve">transcriptional.variations.gene.tgl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9">
            <w:pPr>
              <w:rPr>
                <w:color w:val="000000"/>
                <w:sz w:val="20"/>
                <w:szCs w:val="20"/>
              </w:rPr>
            </w:pPr>
            <w:r w:rsidDel="00000000" w:rsidR="00000000" w:rsidRPr="00000000">
              <w:rPr>
                <w:color w:val="000000"/>
                <w:sz w:val="20"/>
                <w:szCs w:val="20"/>
                <w:rtl w:val="0"/>
              </w:rPr>
              <w:t xml:space="preserve">transcriptional.variations.gene.tnt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1F">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1">
            <w:pPr>
              <w:rPr>
                <w:color w:val="000000"/>
                <w:sz w:val="20"/>
                <w:szCs w:val="20"/>
              </w:rPr>
            </w:pPr>
            <w:r w:rsidDel="00000000" w:rsidR="00000000" w:rsidRPr="00000000">
              <w:rPr>
                <w:color w:val="000000"/>
                <w:sz w:val="20"/>
                <w:szCs w:val="20"/>
                <w:rtl w:val="0"/>
              </w:rPr>
              <w:t xml:space="preserve">transcriptional.variations.gene.twt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7">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9">
            <w:pPr>
              <w:rPr>
                <w:color w:val="000000"/>
                <w:sz w:val="20"/>
                <w:szCs w:val="20"/>
              </w:rPr>
            </w:pPr>
            <w:r w:rsidDel="00000000" w:rsidR="00000000" w:rsidRPr="00000000">
              <w:rPr>
                <w:color w:val="000000"/>
                <w:sz w:val="20"/>
                <w:szCs w:val="20"/>
                <w:rtl w:val="0"/>
              </w:rPr>
              <w:t xml:space="preserve">triglycerides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D">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2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1">
            <w:pPr>
              <w:rPr>
                <w:color w:val="000000"/>
                <w:sz w:val="20"/>
                <w:szCs w:val="20"/>
              </w:rPr>
            </w:pPr>
            <w:r w:rsidDel="00000000" w:rsidR="00000000" w:rsidRPr="00000000">
              <w:rPr>
                <w:color w:val="000000"/>
                <w:sz w:val="20"/>
                <w:szCs w:val="20"/>
                <w:rtl w:val="0"/>
              </w:rPr>
              <w:t xml:space="preserve">turned.over.righting.sec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3">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9">
            <w:pPr>
              <w:rPr>
                <w:color w:val="000000"/>
                <w:sz w:val="20"/>
                <w:szCs w:val="20"/>
              </w:rPr>
            </w:pPr>
            <w:r w:rsidDel="00000000" w:rsidR="00000000" w:rsidRPr="00000000">
              <w:rPr>
                <w:color w:val="000000"/>
                <w:sz w:val="20"/>
                <w:szCs w:val="20"/>
                <w:rtl w:val="0"/>
              </w:rPr>
              <w:t xml:space="preserve">ventilation.rate.min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C">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D">
            <w:pPr>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3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1">
            <w:pPr>
              <w:rPr>
                <w:color w:val="000000"/>
                <w:sz w:val="20"/>
                <w:szCs w:val="20"/>
              </w:rPr>
            </w:pPr>
            <w:r w:rsidDel="00000000" w:rsidR="00000000" w:rsidRPr="00000000">
              <w:rPr>
                <w:color w:val="000000"/>
                <w:sz w:val="20"/>
                <w:szCs w:val="20"/>
                <w:rtl w:val="0"/>
              </w:rPr>
              <w:t xml:space="preserve">vigilant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4">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5">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9">
            <w:pPr>
              <w:rPr>
                <w:color w:val="000000"/>
                <w:sz w:val="20"/>
                <w:szCs w:val="20"/>
              </w:rPr>
            </w:pPr>
            <w:r w:rsidDel="00000000" w:rsidR="00000000" w:rsidRPr="00000000">
              <w:rPr>
                <w:color w:val="000000"/>
                <w:sz w:val="20"/>
                <w:szCs w:val="20"/>
                <w:rtl w:val="0"/>
              </w:rPr>
              <w:t xml:space="preserve">wing.length.day4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A">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B">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C">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D">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E">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4F">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0">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1">
            <w:pPr>
              <w:rPr>
                <w:color w:val="000000"/>
                <w:sz w:val="20"/>
                <w:szCs w:val="20"/>
              </w:rPr>
            </w:pPr>
            <w:r w:rsidDel="00000000" w:rsidR="00000000" w:rsidRPr="00000000">
              <w:rPr>
                <w:color w:val="000000"/>
                <w:sz w:val="20"/>
                <w:szCs w:val="20"/>
                <w:rtl w:val="0"/>
              </w:rPr>
              <w:t xml:space="preserve">yolk.sac.centroid.size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2">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3">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4">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5">
            <w:pPr>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6">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7">
            <w:pPr>
              <w:jc w:val="center"/>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8">
            <w:pPr>
              <w:jc w:val="center"/>
              <w:rPr>
                <w:color w:val="000000"/>
                <w:sz w:val="20"/>
                <w:szCs w:val="20"/>
              </w:rPr>
            </w:pPr>
            <w:r w:rsidDel="00000000" w:rsidR="00000000" w:rsidRPr="00000000">
              <w:rPr>
                <w:color w:val="000000"/>
                <w:sz w:val="20"/>
                <w:szCs w:val="20"/>
                <w:rtl w:val="0"/>
              </w:rPr>
              <w:t xml:space="preserve">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9">
            <w:pPr>
              <w:rPr>
                <w:b w:val="1"/>
                <w:color w:val="000000"/>
                <w:sz w:val="20"/>
                <w:szCs w:val="20"/>
              </w:rPr>
            </w:pPr>
            <w:r w:rsidDel="00000000" w:rsidR="00000000" w:rsidRPr="00000000">
              <w:rPr>
                <w:b w:val="1"/>
                <w:color w:val="000000"/>
                <w:sz w:val="20"/>
                <w:szCs w:val="20"/>
                <w:rtl w:val="0"/>
              </w:rPr>
              <w:t xml:space="preserve">number of responses within taxonomic groups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A">
            <w:pPr>
              <w:jc w:val="center"/>
              <w:rPr>
                <w:b w:val="1"/>
                <w:color w:val="000000"/>
                <w:sz w:val="20"/>
                <w:szCs w:val="20"/>
              </w:rPr>
            </w:pPr>
            <w:r w:rsidDel="00000000" w:rsidR="00000000" w:rsidRPr="00000000">
              <w:rPr>
                <w:b w:val="1"/>
                <w:color w:val="000000"/>
                <w:sz w:val="20"/>
                <w:szCs w:val="20"/>
                <w:rtl w:val="0"/>
              </w:rPr>
              <w:t xml:space="preserve">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B">
            <w:pPr>
              <w:jc w:val="center"/>
              <w:rPr>
                <w:b w:val="1"/>
                <w:color w:val="000000"/>
                <w:sz w:val="20"/>
                <w:szCs w:val="20"/>
              </w:rPr>
            </w:pPr>
            <w:r w:rsidDel="00000000" w:rsidR="00000000" w:rsidRPr="00000000">
              <w:rPr>
                <w:b w:val="1"/>
                <w:color w:val="000000"/>
                <w:sz w:val="20"/>
                <w:szCs w:val="20"/>
                <w:rtl w:val="0"/>
              </w:rPr>
              <w:t xml:space="preserve">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C">
            <w:pPr>
              <w:jc w:val="center"/>
              <w:rPr>
                <w:b w:val="1"/>
                <w:color w:val="000000"/>
                <w:sz w:val="20"/>
                <w:szCs w:val="20"/>
              </w:rPr>
            </w:pPr>
            <w:r w:rsidDel="00000000" w:rsidR="00000000" w:rsidRPr="00000000">
              <w:rPr>
                <w:b w:val="1"/>
                <w:color w:val="000000"/>
                <w:sz w:val="20"/>
                <w:szCs w:val="20"/>
                <w:rtl w:val="0"/>
              </w:rPr>
              <w:t xml:space="preserve">149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D">
            <w:pPr>
              <w:jc w:val="center"/>
              <w:rPr>
                <w:b w:val="1"/>
                <w:color w:val="000000"/>
                <w:sz w:val="20"/>
                <w:szCs w:val="20"/>
              </w:rPr>
            </w:pPr>
            <w:r w:rsidDel="00000000" w:rsidR="00000000" w:rsidRPr="00000000">
              <w:rPr>
                <w:b w:val="1"/>
                <w:color w:val="000000"/>
                <w:sz w:val="20"/>
                <w:szCs w:val="20"/>
                <w:rtl w:val="0"/>
              </w:rPr>
              <w:t xml:space="preserve">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E">
            <w:pPr>
              <w:jc w:val="center"/>
              <w:rPr>
                <w:b w:val="1"/>
                <w:color w:val="000000"/>
                <w:sz w:val="20"/>
                <w:szCs w:val="20"/>
              </w:rPr>
            </w:pPr>
            <w:r w:rsidDel="00000000" w:rsidR="00000000" w:rsidRPr="00000000">
              <w:rPr>
                <w:b w:val="1"/>
                <w:color w:val="000000"/>
                <w:sz w:val="20"/>
                <w:szCs w:val="2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5F">
            <w:pPr>
              <w:jc w:val="center"/>
              <w:rPr>
                <w:b w:val="1"/>
                <w:color w:val="000000"/>
                <w:sz w:val="20"/>
                <w:szCs w:val="20"/>
              </w:rPr>
            </w:pPr>
            <w:r w:rsidDel="00000000" w:rsidR="00000000" w:rsidRPr="00000000">
              <w:rPr>
                <w:b w:val="1"/>
                <w:color w:val="000000"/>
                <w:sz w:val="20"/>
                <w:szCs w:val="20"/>
                <w:rtl w:val="0"/>
              </w:rPr>
              <w:t xml:space="preserve">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0">
            <w:pPr>
              <w:jc w:val="center"/>
              <w:rPr>
                <w:b w:val="1"/>
                <w:color w:val="000000"/>
                <w:sz w:val="20"/>
                <w:szCs w:val="20"/>
              </w:rPr>
            </w:pPr>
            <w:r w:rsidDel="00000000" w:rsidR="00000000" w:rsidRPr="00000000">
              <w:rPr>
                <w:b w:val="1"/>
                <w:color w:val="000000"/>
                <w:sz w:val="20"/>
                <w:szCs w:val="20"/>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1">
            <w:pPr>
              <w:rPr>
                <w:b w:val="1"/>
                <w:color w:val="000000"/>
                <w:sz w:val="20"/>
                <w:szCs w:val="20"/>
              </w:rPr>
            </w:pPr>
            <w:r w:rsidDel="00000000" w:rsidR="00000000" w:rsidRPr="00000000">
              <w:rPr>
                <w:b w:val="1"/>
                <w:color w:val="000000"/>
                <w:sz w:val="20"/>
                <w:szCs w:val="20"/>
                <w:rtl w:val="0"/>
              </w:rPr>
              <w:t xml:space="preserve">number of responses overall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2">
            <w:pPr>
              <w:jc w:val="center"/>
              <w:rPr>
                <w:b w:val="1"/>
                <w:color w:val="000000"/>
                <w:sz w:val="20"/>
                <w:szCs w:val="20"/>
              </w:rPr>
            </w:pPr>
            <w:r w:rsidDel="00000000" w:rsidR="00000000" w:rsidRPr="00000000">
              <w:rPr>
                <w:b w:val="1"/>
                <w:color w:val="000000"/>
                <w:sz w:val="20"/>
                <w:szCs w:val="20"/>
                <w:rtl w:val="0"/>
              </w:rPr>
              <w:t xml:space="preserve">487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3">
            <w:pPr>
              <w:jc w:val="center"/>
              <w:rPr>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4">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5">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6">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7">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8">
            <w:pPr>
              <w:jc w:val="center"/>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9">
            <w:pPr>
              <w:jc w:val="right"/>
              <w:rPr>
                <w:b w:val="1"/>
                <w:color w:val="000000"/>
                <w:sz w:val="20"/>
                <w:szCs w:val="20"/>
              </w:rPr>
            </w:pPr>
            <w:r w:rsidDel="00000000" w:rsidR="00000000" w:rsidRPr="00000000">
              <w:rPr>
                <w:b w:val="1"/>
                <w:color w:val="000000"/>
                <w:sz w:val="20"/>
                <w:szCs w:val="20"/>
                <w:rtl w:val="0"/>
              </w:rPr>
              <w:t xml:space="preserve">without reptiles (as in analysis)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A">
            <w:pPr>
              <w:jc w:val="center"/>
              <w:rPr>
                <w:b w:val="1"/>
                <w:color w:val="000000"/>
                <w:sz w:val="20"/>
                <w:szCs w:val="20"/>
              </w:rPr>
            </w:pPr>
            <w:r w:rsidDel="00000000" w:rsidR="00000000" w:rsidRPr="00000000">
              <w:rPr>
                <w:b w:val="1"/>
                <w:color w:val="000000"/>
                <w:sz w:val="20"/>
                <w:szCs w:val="20"/>
                <w:rtl w:val="0"/>
              </w:rPr>
              <w:t xml:space="preserve">484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B">
            <w:pPr>
              <w:jc w:val="center"/>
              <w:rPr>
                <w:b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C">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D">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E">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F">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70">
            <w:pPr>
              <w:jc w:val="center"/>
              <w:rPr>
                <w:sz w:val="20"/>
                <w:szCs w:val="20"/>
              </w:rPr>
            </w:pPr>
            <w:r w:rsidDel="00000000" w:rsidR="00000000" w:rsidRPr="00000000">
              <w:rPr>
                <w:rtl w:val="0"/>
              </w:rPr>
            </w:r>
          </w:p>
        </w:tc>
      </w:tr>
    </w:tbl>
    <w:p w:rsidR="00000000" w:rsidDel="00000000" w:rsidP="00000000" w:rsidRDefault="00000000" w:rsidRPr="00000000" w14:paraId="00000971">
      <w:pPr>
        <w:rPr>
          <w:rFonts w:ascii="Times" w:cs="Times" w:eastAsia="Times" w:hAnsi="Times"/>
        </w:rPr>
        <w:sectPr>
          <w:type w:val="nextPage"/>
          <w:pgSz w:h="11906" w:w="16838" w:orient="landscape"/>
          <w:pgMar w:bottom="1276" w:top="1440" w:left="1440" w:right="1440" w:header="709" w:footer="709"/>
          <w:lnNumType w:countBy="1" w:start="0" w:restart="continuous"/>
        </w:sectPr>
      </w:pP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test whether aquatic or terrestrial species differ in their response to noise, we would have to rule out the influence of phylogeny, i.e. that taxonomic groups differ from each other. Thus, a comparison could only be done in arthropods and mammals, because we only have effect sizes of both aquatic and terrestrial species in these two groups. However, the effect sizes in these two taxonomic groups are not even roughly evenly distributed among the two ecosystems (table S2). Therefore, we did not analyse difference between aquatic and terrestrial species.</w:t>
      </w:r>
    </w:p>
    <w:p w:rsidR="00000000" w:rsidDel="00000000" w:rsidP="00000000" w:rsidRDefault="00000000" w:rsidRPr="00000000" w14:paraId="00000973">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74">
      <w:pPr>
        <w:spacing w:line="480" w:lineRule="auto"/>
        <w:jc w:val="both"/>
        <w:rPr>
          <w:rFonts w:ascii="Times" w:cs="Times" w:eastAsia="Times" w:hAnsi="Times"/>
        </w:rPr>
      </w:pPr>
      <w:r w:rsidDel="00000000" w:rsidR="00000000" w:rsidRPr="00000000">
        <w:rPr>
          <w:rFonts w:ascii="Times" w:cs="Times" w:eastAsia="Times" w:hAnsi="Times"/>
          <w:rtl w:val="0"/>
        </w:rPr>
        <w:t xml:space="preserve">Table S2. Taxonomic origin of the 487 effect sizes in relation to the ecosystem (aquatic or terrestrial) a species is living in. </w:t>
      </w:r>
    </w:p>
    <w:tbl>
      <w:tblPr>
        <w:tblStyle w:val="Table2"/>
        <w:tblW w:w="6654.000000000001"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5"/>
        <w:gridCol w:w="2201"/>
        <w:gridCol w:w="2468"/>
        <w:tblGridChange w:id="0">
          <w:tblGrid>
            <w:gridCol w:w="1985"/>
            <w:gridCol w:w="2201"/>
            <w:gridCol w:w="2468"/>
          </w:tblGrid>
        </w:tblGridChange>
      </w:tblGrid>
      <w:tr>
        <w:trPr>
          <w:cantSplit w:val="0"/>
          <w:tblHeader w:val="0"/>
        </w:trPr>
        <w:tc>
          <w:tcPr>
            <w:vMerge w:val="restart"/>
            <w:tcBorders>
              <w:top w:color="000000" w:space="0" w:sz="4" w:val="single"/>
            </w:tcBorders>
          </w:tcPr>
          <w:p w:rsidR="00000000" w:rsidDel="00000000" w:rsidP="00000000" w:rsidRDefault="00000000" w:rsidRPr="00000000" w14:paraId="00000975">
            <w:pPr>
              <w:jc w:val="both"/>
              <w:rPr>
                <w:rFonts w:ascii="Times" w:cs="Times" w:eastAsia="Times" w:hAnsi="Times"/>
              </w:rPr>
            </w:pPr>
            <w:r w:rsidDel="00000000" w:rsidR="00000000" w:rsidRPr="00000000">
              <w:rPr>
                <w:rFonts w:ascii="Times" w:cs="Times" w:eastAsia="Times" w:hAnsi="Times"/>
                <w:rtl w:val="0"/>
              </w:rPr>
              <w:t xml:space="preserve">Taxonomic group</w:t>
            </w:r>
          </w:p>
        </w:tc>
        <w:tc>
          <w:tcPr>
            <w:gridSpan w:val="2"/>
            <w:tcBorders>
              <w:top w:color="000000" w:space="0" w:sz="4" w:val="single"/>
            </w:tcBorders>
          </w:tcPr>
          <w:p w:rsidR="00000000" w:rsidDel="00000000" w:rsidP="00000000" w:rsidRDefault="00000000" w:rsidRPr="00000000" w14:paraId="00000976">
            <w:pPr>
              <w:jc w:val="center"/>
              <w:rPr>
                <w:rFonts w:ascii="Times" w:cs="Times" w:eastAsia="Times" w:hAnsi="Times"/>
              </w:rPr>
            </w:pPr>
            <w:r w:rsidDel="00000000" w:rsidR="00000000" w:rsidRPr="00000000">
              <w:rPr>
                <w:rFonts w:ascii="Times" w:cs="Times" w:eastAsia="Times" w:hAnsi="Times"/>
                <w:rtl w:val="0"/>
              </w:rPr>
              <w:t xml:space="preserve">Number of effect sizes</w:t>
            </w:r>
          </w:p>
        </w:tc>
      </w:tr>
      <w:tr>
        <w:trPr>
          <w:cantSplit w:val="0"/>
          <w:tblHeader w:val="0"/>
        </w:trPr>
        <w:tc>
          <w:tcPr>
            <w:vMerge w:val="continue"/>
            <w:tcBorders>
              <w:top w:color="000000" w:space="0" w:sz="4" w:val="single"/>
            </w:tcBorders>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979">
            <w:pPr>
              <w:jc w:val="center"/>
              <w:rPr>
                <w:rFonts w:ascii="Times" w:cs="Times" w:eastAsia="Times" w:hAnsi="Times"/>
              </w:rPr>
            </w:pPr>
            <w:r w:rsidDel="00000000" w:rsidR="00000000" w:rsidRPr="00000000">
              <w:rPr>
                <w:rFonts w:ascii="Times" w:cs="Times" w:eastAsia="Times" w:hAnsi="Times"/>
                <w:rtl w:val="0"/>
              </w:rPr>
              <w:t xml:space="preserve">aquatic</w:t>
            </w:r>
          </w:p>
        </w:tc>
        <w:tc>
          <w:tcPr>
            <w:tcBorders>
              <w:bottom w:color="000000" w:space="0" w:sz="4" w:val="single"/>
            </w:tcBorders>
          </w:tcPr>
          <w:p w:rsidR="00000000" w:rsidDel="00000000" w:rsidP="00000000" w:rsidRDefault="00000000" w:rsidRPr="00000000" w14:paraId="0000097A">
            <w:pPr>
              <w:jc w:val="center"/>
              <w:rPr>
                <w:rFonts w:ascii="Times" w:cs="Times" w:eastAsia="Times" w:hAnsi="Times"/>
              </w:rPr>
            </w:pPr>
            <w:r w:rsidDel="00000000" w:rsidR="00000000" w:rsidRPr="00000000">
              <w:rPr>
                <w:rFonts w:ascii="Times" w:cs="Times" w:eastAsia="Times" w:hAnsi="Times"/>
                <w:rtl w:val="0"/>
              </w:rPr>
              <w:t xml:space="preserve">terrestrial</w:t>
            </w:r>
          </w:p>
        </w:tc>
      </w:tr>
      <w:tr>
        <w:trPr>
          <w:cantSplit w:val="0"/>
          <w:tblHeader w:val="0"/>
        </w:trPr>
        <w:tc>
          <w:tcPr>
            <w:tcBorders>
              <w:top w:color="000000" w:space="0" w:sz="4" w:val="single"/>
            </w:tcBorders>
          </w:tcPr>
          <w:p w:rsidR="00000000" w:rsidDel="00000000" w:rsidP="00000000" w:rsidRDefault="00000000" w:rsidRPr="00000000" w14:paraId="0000097B">
            <w:pPr>
              <w:jc w:val="both"/>
              <w:rPr>
                <w:rFonts w:ascii="Times" w:cs="Times" w:eastAsia="Times" w:hAnsi="Times"/>
              </w:rPr>
            </w:pPr>
            <w:r w:rsidDel="00000000" w:rsidR="00000000" w:rsidRPr="00000000">
              <w:rPr>
                <w:rFonts w:ascii="Times" w:cs="Times" w:eastAsia="Times" w:hAnsi="Times"/>
                <w:rtl w:val="0"/>
              </w:rPr>
              <w:t xml:space="preserve">amphibia</w:t>
            </w:r>
          </w:p>
        </w:tc>
        <w:tc>
          <w:tcPr>
            <w:tcBorders>
              <w:top w:color="000000" w:space="0" w:sz="4" w:val="single"/>
            </w:tcBorders>
          </w:tcPr>
          <w:p w:rsidR="00000000" w:rsidDel="00000000" w:rsidP="00000000" w:rsidRDefault="00000000" w:rsidRPr="00000000" w14:paraId="0000097C">
            <w:pPr>
              <w:jc w:val="right"/>
              <w:rPr>
                <w:rFonts w:ascii="Times" w:cs="Times" w:eastAsia="Times" w:hAnsi="Times"/>
              </w:rPr>
            </w:pPr>
            <w:r w:rsidDel="00000000" w:rsidR="00000000" w:rsidRPr="00000000">
              <w:rPr>
                <w:rFonts w:ascii="Times" w:cs="Times" w:eastAsia="Times" w:hAnsi="Times"/>
                <w:rtl w:val="0"/>
              </w:rPr>
              <w:t xml:space="preserve">0</w:t>
            </w:r>
          </w:p>
        </w:tc>
        <w:tc>
          <w:tcPr>
            <w:tcBorders>
              <w:top w:color="000000" w:space="0" w:sz="4" w:val="single"/>
            </w:tcBorders>
          </w:tcPr>
          <w:p w:rsidR="00000000" w:rsidDel="00000000" w:rsidP="00000000" w:rsidRDefault="00000000" w:rsidRPr="00000000" w14:paraId="0000097D">
            <w:pPr>
              <w:jc w:val="right"/>
              <w:rPr>
                <w:rFonts w:ascii="Times" w:cs="Times" w:eastAsia="Times" w:hAnsi="Times"/>
              </w:rPr>
            </w:pPr>
            <w:r w:rsidDel="00000000" w:rsidR="00000000" w:rsidRPr="00000000">
              <w:rPr>
                <w:rFonts w:ascii="Times" w:cs="Times" w:eastAsia="Times" w:hAnsi="Times"/>
                <w:rtl w:val="0"/>
              </w:rPr>
              <w:t xml:space="preserve">86</w:t>
            </w:r>
          </w:p>
        </w:tc>
      </w:tr>
      <w:tr>
        <w:trPr>
          <w:cantSplit w:val="0"/>
          <w:tblHeader w:val="0"/>
        </w:trPr>
        <w:tc>
          <w:tcPr/>
          <w:p w:rsidR="00000000" w:rsidDel="00000000" w:rsidP="00000000" w:rsidRDefault="00000000" w:rsidRPr="00000000" w14:paraId="0000097E">
            <w:pPr>
              <w:jc w:val="both"/>
              <w:rPr>
                <w:rFonts w:ascii="Times" w:cs="Times" w:eastAsia="Times" w:hAnsi="Times"/>
              </w:rPr>
            </w:pPr>
            <w:r w:rsidDel="00000000" w:rsidR="00000000" w:rsidRPr="00000000">
              <w:rPr>
                <w:rFonts w:ascii="Times" w:cs="Times" w:eastAsia="Times" w:hAnsi="Times"/>
                <w:rtl w:val="0"/>
              </w:rPr>
              <w:t xml:space="preserve">arthropoda</w:t>
            </w:r>
          </w:p>
        </w:tc>
        <w:tc>
          <w:tcPr/>
          <w:p w:rsidR="00000000" w:rsidDel="00000000" w:rsidP="00000000" w:rsidRDefault="00000000" w:rsidRPr="00000000" w14:paraId="0000097F">
            <w:pPr>
              <w:jc w:val="right"/>
              <w:rPr>
                <w:rFonts w:ascii="Times" w:cs="Times" w:eastAsia="Times" w:hAnsi="Times"/>
              </w:rPr>
            </w:pPr>
            <w:r w:rsidDel="00000000" w:rsidR="00000000" w:rsidRPr="00000000">
              <w:rPr>
                <w:rFonts w:ascii="Times" w:cs="Times" w:eastAsia="Times" w:hAnsi="Times"/>
                <w:rtl w:val="0"/>
              </w:rPr>
              <w:t xml:space="preserve">60</w:t>
            </w:r>
          </w:p>
        </w:tc>
        <w:tc>
          <w:tcPr/>
          <w:p w:rsidR="00000000" w:rsidDel="00000000" w:rsidP="00000000" w:rsidRDefault="00000000" w:rsidRPr="00000000" w14:paraId="00000980">
            <w:pPr>
              <w:jc w:val="right"/>
              <w:rPr>
                <w:rFonts w:ascii="Times" w:cs="Times" w:eastAsia="Times" w:hAnsi="Times"/>
              </w:rPr>
            </w:pPr>
            <w:r w:rsidDel="00000000" w:rsidR="00000000" w:rsidRPr="00000000">
              <w:rPr>
                <w:rFonts w:ascii="Times" w:cs="Times" w:eastAsia="Times" w:hAnsi="Times"/>
                <w:rtl w:val="0"/>
              </w:rPr>
              <w:t xml:space="preserve">14</w:t>
            </w:r>
          </w:p>
        </w:tc>
      </w:tr>
      <w:tr>
        <w:trPr>
          <w:cantSplit w:val="0"/>
          <w:tblHeader w:val="0"/>
        </w:trPr>
        <w:tc>
          <w:tcPr/>
          <w:p w:rsidR="00000000" w:rsidDel="00000000" w:rsidP="00000000" w:rsidRDefault="00000000" w:rsidRPr="00000000" w14:paraId="00000981">
            <w:pPr>
              <w:jc w:val="both"/>
              <w:rPr>
                <w:rFonts w:ascii="Times" w:cs="Times" w:eastAsia="Times" w:hAnsi="Times"/>
              </w:rPr>
            </w:pPr>
            <w:r w:rsidDel="00000000" w:rsidR="00000000" w:rsidRPr="00000000">
              <w:rPr>
                <w:rFonts w:ascii="Times" w:cs="Times" w:eastAsia="Times" w:hAnsi="Times"/>
                <w:rtl w:val="0"/>
              </w:rPr>
              <w:t xml:space="preserve">aves</w:t>
            </w:r>
          </w:p>
        </w:tc>
        <w:tc>
          <w:tcPr/>
          <w:p w:rsidR="00000000" w:rsidDel="00000000" w:rsidP="00000000" w:rsidRDefault="00000000" w:rsidRPr="00000000" w14:paraId="00000982">
            <w:pPr>
              <w:jc w:val="right"/>
              <w:rPr>
                <w:rFonts w:ascii="Times" w:cs="Times" w:eastAsia="Times" w:hAnsi="Times"/>
              </w:rPr>
            </w:pPr>
            <w:r w:rsidDel="00000000" w:rsidR="00000000" w:rsidRPr="00000000">
              <w:rPr>
                <w:rFonts w:ascii="Times" w:cs="Times" w:eastAsia="Times" w:hAnsi="Times"/>
                <w:rtl w:val="0"/>
              </w:rPr>
              <w:t xml:space="preserve">0</w:t>
            </w:r>
          </w:p>
        </w:tc>
        <w:tc>
          <w:tcPr/>
          <w:p w:rsidR="00000000" w:rsidDel="00000000" w:rsidP="00000000" w:rsidRDefault="00000000" w:rsidRPr="00000000" w14:paraId="00000983">
            <w:pPr>
              <w:jc w:val="right"/>
              <w:rPr>
                <w:rFonts w:ascii="Times" w:cs="Times" w:eastAsia="Times" w:hAnsi="Times"/>
              </w:rPr>
            </w:pPr>
            <w:r w:rsidDel="00000000" w:rsidR="00000000" w:rsidRPr="00000000">
              <w:rPr>
                <w:rFonts w:ascii="Times" w:cs="Times" w:eastAsia="Times" w:hAnsi="Times"/>
                <w:rtl w:val="0"/>
              </w:rPr>
              <w:t xml:space="preserve">149</w:t>
            </w:r>
          </w:p>
        </w:tc>
      </w:tr>
      <w:tr>
        <w:trPr>
          <w:cantSplit w:val="0"/>
          <w:tblHeader w:val="0"/>
        </w:trPr>
        <w:tc>
          <w:tcPr/>
          <w:p w:rsidR="00000000" w:rsidDel="00000000" w:rsidP="00000000" w:rsidRDefault="00000000" w:rsidRPr="00000000" w14:paraId="00000984">
            <w:pPr>
              <w:jc w:val="both"/>
              <w:rPr>
                <w:rFonts w:ascii="Times" w:cs="Times" w:eastAsia="Times" w:hAnsi="Times"/>
              </w:rPr>
            </w:pPr>
            <w:r w:rsidDel="00000000" w:rsidR="00000000" w:rsidRPr="00000000">
              <w:rPr>
                <w:rFonts w:ascii="Times" w:cs="Times" w:eastAsia="Times" w:hAnsi="Times"/>
                <w:rtl w:val="0"/>
              </w:rPr>
              <w:t xml:space="preserve">fish</w:t>
            </w:r>
          </w:p>
        </w:tc>
        <w:tc>
          <w:tcPr/>
          <w:p w:rsidR="00000000" w:rsidDel="00000000" w:rsidP="00000000" w:rsidRDefault="00000000" w:rsidRPr="00000000" w14:paraId="00000985">
            <w:pPr>
              <w:jc w:val="right"/>
              <w:rPr>
                <w:rFonts w:ascii="Times" w:cs="Times" w:eastAsia="Times" w:hAnsi="Times"/>
              </w:rPr>
            </w:pPr>
            <w:r w:rsidDel="00000000" w:rsidR="00000000" w:rsidRPr="00000000">
              <w:rPr>
                <w:rFonts w:ascii="Times" w:cs="Times" w:eastAsia="Times" w:hAnsi="Times"/>
                <w:rtl w:val="0"/>
              </w:rPr>
              <w:t xml:space="preserve">95</w:t>
            </w:r>
          </w:p>
        </w:tc>
        <w:tc>
          <w:tcPr/>
          <w:p w:rsidR="00000000" w:rsidDel="00000000" w:rsidP="00000000" w:rsidRDefault="00000000" w:rsidRPr="00000000" w14:paraId="00000986">
            <w:pPr>
              <w:jc w:val="right"/>
              <w:rPr>
                <w:rFonts w:ascii="Times" w:cs="Times" w:eastAsia="Times" w:hAnsi="Times"/>
              </w:rPr>
            </w:pPr>
            <w:r w:rsidDel="00000000" w:rsidR="00000000" w:rsidRPr="00000000">
              <w:rPr>
                <w:rFonts w:ascii="Times" w:cs="Times" w:eastAsia="Times" w:hAnsi="Times"/>
                <w:rtl w:val="0"/>
              </w:rPr>
              <w:t xml:space="preserve">0</w:t>
            </w:r>
          </w:p>
        </w:tc>
      </w:tr>
      <w:tr>
        <w:trPr>
          <w:cantSplit w:val="0"/>
          <w:tblHeader w:val="0"/>
        </w:trPr>
        <w:tc>
          <w:tcPr/>
          <w:p w:rsidR="00000000" w:rsidDel="00000000" w:rsidP="00000000" w:rsidRDefault="00000000" w:rsidRPr="00000000" w14:paraId="00000987">
            <w:pPr>
              <w:jc w:val="both"/>
              <w:rPr>
                <w:rFonts w:ascii="Times" w:cs="Times" w:eastAsia="Times" w:hAnsi="Times"/>
              </w:rPr>
            </w:pPr>
            <w:r w:rsidDel="00000000" w:rsidR="00000000" w:rsidRPr="00000000">
              <w:rPr>
                <w:rFonts w:ascii="Times" w:cs="Times" w:eastAsia="Times" w:hAnsi="Times"/>
                <w:rtl w:val="0"/>
              </w:rPr>
              <w:t xml:space="preserve">mammalia</w:t>
            </w:r>
          </w:p>
        </w:tc>
        <w:tc>
          <w:tcPr/>
          <w:p w:rsidR="00000000" w:rsidDel="00000000" w:rsidP="00000000" w:rsidRDefault="00000000" w:rsidRPr="00000000" w14:paraId="00000988">
            <w:pPr>
              <w:jc w:val="right"/>
              <w:rPr>
                <w:rFonts w:ascii="Times" w:cs="Times" w:eastAsia="Times" w:hAnsi="Times"/>
              </w:rPr>
            </w:pPr>
            <w:r w:rsidDel="00000000" w:rsidR="00000000" w:rsidRPr="00000000">
              <w:rPr>
                <w:rFonts w:ascii="Times" w:cs="Times" w:eastAsia="Times" w:hAnsi="Times"/>
                <w:rtl w:val="0"/>
              </w:rPr>
              <w:t xml:space="preserve">4</w:t>
            </w:r>
          </w:p>
        </w:tc>
        <w:tc>
          <w:tcPr/>
          <w:p w:rsidR="00000000" w:rsidDel="00000000" w:rsidP="00000000" w:rsidRDefault="00000000" w:rsidRPr="00000000" w14:paraId="00000989">
            <w:pPr>
              <w:jc w:val="right"/>
              <w:rPr>
                <w:rFonts w:ascii="Times" w:cs="Times" w:eastAsia="Times" w:hAnsi="Times"/>
              </w:rPr>
            </w:pPr>
            <w:r w:rsidDel="00000000" w:rsidR="00000000" w:rsidRPr="00000000">
              <w:rPr>
                <w:rFonts w:ascii="Times" w:cs="Times" w:eastAsia="Times" w:hAnsi="Times"/>
                <w:rtl w:val="0"/>
              </w:rPr>
              <w:t xml:space="preserve">46</w:t>
            </w:r>
          </w:p>
        </w:tc>
      </w:tr>
      <w:tr>
        <w:trPr>
          <w:cantSplit w:val="0"/>
          <w:tblHeader w:val="0"/>
        </w:trPr>
        <w:tc>
          <w:tcPr/>
          <w:p w:rsidR="00000000" w:rsidDel="00000000" w:rsidP="00000000" w:rsidRDefault="00000000" w:rsidRPr="00000000" w14:paraId="0000098A">
            <w:pPr>
              <w:jc w:val="both"/>
              <w:rPr>
                <w:rFonts w:ascii="Times" w:cs="Times" w:eastAsia="Times" w:hAnsi="Times"/>
              </w:rPr>
            </w:pPr>
            <w:r w:rsidDel="00000000" w:rsidR="00000000" w:rsidRPr="00000000">
              <w:rPr>
                <w:rFonts w:ascii="Times" w:cs="Times" w:eastAsia="Times" w:hAnsi="Times"/>
                <w:rtl w:val="0"/>
              </w:rPr>
              <w:t xml:space="preserve">mollusca</w:t>
            </w:r>
          </w:p>
        </w:tc>
        <w:tc>
          <w:tcPr/>
          <w:p w:rsidR="00000000" w:rsidDel="00000000" w:rsidP="00000000" w:rsidRDefault="00000000" w:rsidRPr="00000000" w14:paraId="0000098B">
            <w:pPr>
              <w:jc w:val="right"/>
              <w:rPr>
                <w:rFonts w:ascii="Times" w:cs="Times" w:eastAsia="Times" w:hAnsi="Times"/>
              </w:rPr>
            </w:pPr>
            <w:r w:rsidDel="00000000" w:rsidR="00000000" w:rsidRPr="00000000">
              <w:rPr>
                <w:rFonts w:ascii="Times" w:cs="Times" w:eastAsia="Times" w:hAnsi="Times"/>
                <w:rtl w:val="0"/>
              </w:rPr>
              <w:t xml:space="preserve">30</w:t>
            </w:r>
          </w:p>
        </w:tc>
        <w:tc>
          <w:tcPr/>
          <w:p w:rsidR="00000000" w:rsidDel="00000000" w:rsidP="00000000" w:rsidRDefault="00000000" w:rsidRPr="00000000" w14:paraId="0000098C">
            <w:pPr>
              <w:jc w:val="right"/>
              <w:rPr>
                <w:rFonts w:ascii="Times" w:cs="Times" w:eastAsia="Times" w:hAnsi="Times"/>
              </w:rPr>
            </w:pPr>
            <w:r w:rsidDel="00000000" w:rsidR="00000000" w:rsidRPr="00000000">
              <w:rPr>
                <w:rFonts w:ascii="Times" w:cs="Times" w:eastAsia="Times" w:hAnsi="Times"/>
                <w:rtl w:val="0"/>
              </w:rPr>
              <w:t xml:space="preserve">0</w:t>
            </w:r>
          </w:p>
        </w:tc>
      </w:tr>
      <w:tr>
        <w:trPr>
          <w:cantSplit w:val="0"/>
          <w:tblHeader w:val="0"/>
        </w:trPr>
        <w:tc>
          <w:tcPr>
            <w:tcBorders>
              <w:bottom w:color="000000" w:space="0" w:sz="4" w:val="single"/>
            </w:tcBorders>
          </w:tcPr>
          <w:p w:rsidR="00000000" w:rsidDel="00000000" w:rsidP="00000000" w:rsidRDefault="00000000" w:rsidRPr="00000000" w14:paraId="0000098D">
            <w:pPr>
              <w:jc w:val="both"/>
              <w:rPr>
                <w:rFonts w:ascii="Times" w:cs="Times" w:eastAsia="Times" w:hAnsi="Times"/>
              </w:rPr>
            </w:pPr>
            <w:r w:rsidDel="00000000" w:rsidR="00000000" w:rsidRPr="00000000">
              <w:rPr>
                <w:rFonts w:ascii="Times" w:cs="Times" w:eastAsia="Times" w:hAnsi="Times"/>
                <w:rtl w:val="0"/>
              </w:rPr>
              <w:t xml:space="preserve">reptilia</w:t>
            </w:r>
          </w:p>
        </w:tc>
        <w:tc>
          <w:tcPr>
            <w:tcBorders>
              <w:bottom w:color="000000" w:space="0" w:sz="4" w:val="single"/>
            </w:tcBorders>
          </w:tcPr>
          <w:p w:rsidR="00000000" w:rsidDel="00000000" w:rsidP="00000000" w:rsidRDefault="00000000" w:rsidRPr="00000000" w14:paraId="0000098E">
            <w:pPr>
              <w:jc w:val="right"/>
              <w:rPr>
                <w:rFonts w:ascii="Times" w:cs="Times" w:eastAsia="Times" w:hAnsi="Times"/>
              </w:rPr>
            </w:pPr>
            <w:r w:rsidDel="00000000" w:rsidR="00000000" w:rsidRPr="00000000">
              <w:rPr>
                <w:rFonts w:ascii="Times" w:cs="Times" w:eastAsia="Times" w:hAnsi="Times"/>
                <w:rtl w:val="0"/>
              </w:rPr>
              <w:t xml:space="preserve">0</w:t>
            </w:r>
          </w:p>
        </w:tc>
        <w:tc>
          <w:tcPr>
            <w:tcBorders>
              <w:bottom w:color="000000" w:space="0" w:sz="4" w:val="single"/>
            </w:tcBorders>
          </w:tcPr>
          <w:p w:rsidR="00000000" w:rsidDel="00000000" w:rsidP="00000000" w:rsidRDefault="00000000" w:rsidRPr="00000000" w14:paraId="0000098F">
            <w:pPr>
              <w:jc w:val="right"/>
              <w:rPr>
                <w:rFonts w:ascii="Times" w:cs="Times" w:eastAsia="Times" w:hAnsi="Times"/>
              </w:rPr>
            </w:pPr>
            <w:r w:rsidDel="00000000" w:rsidR="00000000" w:rsidRPr="00000000">
              <w:rPr>
                <w:rFonts w:ascii="Times" w:cs="Times" w:eastAsia="Times" w:hAnsi="Times"/>
                <w:rtl w:val="0"/>
              </w:rPr>
              <w:t xml:space="preserve">3</w:t>
            </w:r>
          </w:p>
        </w:tc>
      </w:tr>
    </w:tbl>
    <w:p w:rsidR="00000000" w:rsidDel="00000000" w:rsidP="00000000" w:rsidRDefault="00000000" w:rsidRPr="00000000" w14:paraId="00000990">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91">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92">
      <w:pPr>
        <w:spacing w:line="480" w:lineRule="auto"/>
        <w:jc w:val="both"/>
        <w:rPr>
          <w:rFonts w:ascii="Times" w:cs="Times" w:eastAsia="Times" w:hAnsi="Times"/>
        </w:rPr>
      </w:pPr>
      <w:r w:rsidDel="00000000" w:rsidR="00000000" w:rsidRPr="00000000">
        <w:rPr>
          <w:rFonts w:ascii="Times" w:cs="Times" w:eastAsia="Times" w:hAnsi="Times"/>
          <w:rtl w:val="0"/>
        </w:rPr>
        <w:t xml:space="preserve">Choice of Effect Size</w:t>
      </w:r>
    </w:p>
    <w:p w:rsidR="00000000" w:rsidDel="00000000" w:rsidP="00000000" w:rsidRDefault="00000000" w:rsidRPr="00000000" w14:paraId="00000993">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94">
      <w:pPr>
        <w:spacing w:line="480" w:lineRule="auto"/>
        <w:jc w:val="both"/>
        <w:rPr>
          <w:rFonts w:ascii="Times" w:cs="Times" w:eastAsia="Times" w:hAnsi="Times"/>
          <w:sz w:val="16"/>
          <w:szCs w:val="16"/>
        </w:rPr>
      </w:pPr>
      <w:r w:rsidDel="00000000" w:rsidR="00000000" w:rsidRPr="00000000">
        <w:rPr>
          <w:rFonts w:ascii="Times" w:cs="Times" w:eastAsia="Times" w:hAnsi="Times"/>
          <w:rtl w:val="0"/>
        </w:rPr>
        <w:t xml:space="preserve">There are three groups of effect size statistics (i) the difference between the means of two groups (e.g. control versus treatment), (ii) the relationship or correlation between two variables, and (iii) the incidence of two outcomes [8]. We used the standardized mean effect difference as it is considered a good fit for experimental studies [8]. Specifically, we used the option “standardized mean effect difference </w:t>
      </w:r>
      <w:r w:rsidDel="00000000" w:rsidR="00000000" w:rsidRPr="00000000">
        <w:rPr>
          <w:rtl w:val="0"/>
        </w:rPr>
        <w:t xml:space="preserve">with heteroscedastic population variances in two groups </w:t>
      </w:r>
      <w:r w:rsidDel="00000000" w:rsidR="00000000" w:rsidRPr="00000000">
        <w:rPr>
          <w:rFonts w:ascii="Times" w:cs="Times" w:eastAsia="Times" w:hAnsi="Times"/>
          <w:rtl w:val="0"/>
        </w:rPr>
        <w:t xml:space="preserve">(SMDH)” in METAFOR,  [9, 11, 12]. </w:t>
      </w:r>
      <w:r w:rsidDel="00000000" w:rsidR="00000000" w:rsidRPr="00000000">
        <w:br w:type="page"/>
      </w:r>
      <w:r w:rsidDel="00000000" w:rsidR="00000000" w:rsidRPr="00000000">
        <w:rPr>
          <w:rtl w:val="0"/>
        </w:rPr>
      </w:r>
    </w:p>
    <w:p w:rsidR="00000000" w:rsidDel="00000000" w:rsidP="00000000" w:rsidRDefault="00000000" w:rsidRPr="00000000" w14:paraId="00000995">
      <w:pPr>
        <w:spacing w:line="480" w:lineRule="auto"/>
        <w:rPr>
          <w:rFonts w:ascii="Times" w:cs="Times" w:eastAsia="Times" w:hAnsi="Times"/>
          <w:sz w:val="16"/>
          <w:szCs w:val="16"/>
        </w:rPr>
      </w:pPr>
      <w:r w:rsidDel="00000000" w:rsidR="00000000" w:rsidRPr="00000000">
        <w:rPr>
          <w:rtl w:val="0"/>
        </w:rPr>
      </w:r>
    </w:p>
    <w:p w:rsidR="00000000" w:rsidDel="00000000" w:rsidP="00000000" w:rsidRDefault="00000000" w:rsidRPr="00000000" w14:paraId="00000996">
      <w:pPr>
        <w:spacing w:line="480" w:lineRule="auto"/>
        <w:rPr>
          <w:rFonts w:ascii="Times" w:cs="Times" w:eastAsia="Times" w:hAnsi="Times"/>
          <w:sz w:val="16"/>
          <w:szCs w:val="16"/>
        </w:rPr>
      </w:pPr>
      <w:r w:rsidDel="00000000" w:rsidR="00000000" w:rsidRPr="00000000">
        <w:rPr>
          <w:rFonts w:ascii="Times" w:cs="Times" w:eastAsia="Times" w:hAnsi="Times"/>
          <w:sz w:val="16"/>
          <w:szCs w:val="16"/>
        </w:rPr>
        <w:drawing>
          <wp:inline distB="0" distT="0" distL="0" distR="0">
            <wp:extent cx="5835650" cy="5730875"/>
            <wp:effectExtent b="0" l="0" r="0" t="0"/>
            <wp:docPr id="2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35650" cy="5730875"/>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spacing w:line="480" w:lineRule="auto"/>
        <w:jc w:val="both"/>
        <w:rPr>
          <w:rFonts w:ascii="Times" w:cs="Times" w:eastAsia="Times" w:hAnsi="Times"/>
          <w:sz w:val="16"/>
          <w:szCs w:val="16"/>
        </w:rPr>
      </w:pPr>
      <w:r w:rsidDel="00000000" w:rsidR="00000000" w:rsidRPr="00000000">
        <w:rPr>
          <w:rtl w:val="0"/>
        </w:rPr>
        <w:t xml:space="preserve">Figure S1. </w:t>
      </w:r>
      <w:r w:rsidDel="00000000" w:rsidR="00000000" w:rsidRPr="00000000">
        <w:rPr>
          <w:rFonts w:ascii="Times" w:cs="Times" w:eastAsia="Times" w:hAnsi="Times"/>
          <w:rtl w:val="0"/>
        </w:rPr>
        <w:t xml:space="preserve">PRISMA flow diagram of the different steps involved in data collection and data selection (following [13]).</w:t>
      </w:r>
      <w:r w:rsidDel="00000000" w:rsidR="00000000" w:rsidRPr="00000000">
        <w:br w:type="page"/>
      </w:r>
      <w:r w:rsidDel="00000000" w:rsidR="00000000" w:rsidRPr="00000000">
        <w:rPr>
          <w:rtl w:val="0"/>
        </w:rPr>
      </w:r>
    </w:p>
    <w:p w:rsidR="00000000" w:rsidDel="00000000" w:rsidP="00000000" w:rsidRDefault="00000000" w:rsidRPr="00000000" w14:paraId="00000998">
      <w:pPr>
        <w:spacing w:line="480" w:lineRule="auto"/>
        <w:jc w:val="both"/>
        <w:rPr>
          <w:rFonts w:ascii="Times" w:cs="Times" w:eastAsia="Times" w:hAnsi="Times"/>
        </w:rPr>
      </w:pPr>
      <w:r w:rsidDel="00000000" w:rsidR="00000000" w:rsidRPr="00000000">
        <w:rPr>
          <w:rFonts w:ascii="Times" w:cs="Times" w:eastAsia="Times" w:hAnsi="Times"/>
          <w:rtl w:val="0"/>
        </w:rPr>
        <w:t xml:space="preserve">Phylogeny</w:t>
      </w:r>
    </w:p>
    <w:p w:rsidR="00000000" w:rsidDel="00000000" w:rsidP="00000000" w:rsidRDefault="00000000" w:rsidRPr="00000000" w14:paraId="00000999">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9A">
      <w:pPr>
        <w:spacing w:line="480" w:lineRule="auto"/>
        <w:rPr>
          <w:rFonts w:ascii="Times" w:cs="Times" w:eastAsia="Times" w:hAnsi="Times"/>
          <w:sz w:val="16"/>
          <w:szCs w:val="16"/>
        </w:rPr>
      </w:pPr>
      <w:r w:rsidDel="00000000" w:rsidR="00000000" w:rsidRPr="00000000">
        <w:rPr>
          <w:rFonts w:ascii="Times" w:cs="Times" w:eastAsia="Times" w:hAnsi="Times"/>
          <w:rtl w:val="0"/>
        </w:rPr>
        <w:t xml:space="preserve">To control for phylogeny, we created a phylogenetic matrix of species in the dataset using the Open Tree of Life [14]. We used the ROTL package [15] to access the Open Tree of Life in R. ROTL does not calculate branch lengths for trees and thus we calculated these using the compute.brlen function in the APE package [16]. A correlation matrix of phylogenetic relatedness among species was then build using APE’s vcv function. This correlation matrix was incorporated in all models, within METAFOR, so that phylogenetic relatedness among effect sizes could be accounted for as a random effect [17]</w:t>
      </w:r>
      <w:r w:rsidDel="00000000" w:rsidR="00000000" w:rsidRPr="00000000">
        <w:rPr>
          <w:rFonts w:ascii="Times" w:cs="Times" w:eastAsia="Times" w:hAnsi="Times"/>
          <w:sz w:val="16"/>
          <w:szCs w:val="16"/>
          <w:rtl w:val="0"/>
        </w:rPr>
        <w:t xml:space="preserve">.</w:t>
      </w:r>
    </w:p>
    <w:p w:rsidR="00000000" w:rsidDel="00000000" w:rsidP="00000000" w:rsidRDefault="00000000" w:rsidRPr="00000000" w14:paraId="0000099B">
      <w:pPr>
        <w:spacing w:line="480" w:lineRule="auto"/>
        <w:rPr>
          <w:rFonts w:ascii="Times" w:cs="Times" w:eastAsia="Times" w:hAnsi="Times"/>
          <w:sz w:val="16"/>
          <w:szCs w:val="16"/>
        </w:rPr>
      </w:pPr>
      <w:r w:rsidDel="00000000" w:rsidR="00000000" w:rsidRPr="00000000">
        <w:rPr>
          <w:rtl w:val="0"/>
        </w:rPr>
      </w:r>
    </w:p>
    <w:p w:rsidR="00000000" w:rsidDel="00000000" w:rsidP="00000000" w:rsidRDefault="00000000" w:rsidRPr="00000000" w14:paraId="0000099C">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99D">
      <w:pPr>
        <w:spacing w:line="480" w:lineRule="auto"/>
        <w:jc w:val="both"/>
        <w:rPr>
          <w:rFonts w:ascii="Times" w:cs="Times" w:eastAsia="Times" w:hAnsi="Times"/>
        </w:rPr>
      </w:pPr>
      <w:r w:rsidDel="00000000" w:rsidR="00000000" w:rsidRPr="00000000">
        <w:rPr>
          <w:rFonts w:ascii="Times" w:cs="Times" w:eastAsia="Times" w:hAnsi="Times"/>
          <w:rtl w:val="0"/>
        </w:rPr>
        <w:t xml:space="preserve">Heterogeneity</w:t>
      </w:r>
    </w:p>
    <w:p w:rsidR="00000000" w:rsidDel="00000000" w:rsidP="00000000" w:rsidRDefault="00000000" w:rsidRPr="00000000" w14:paraId="0000099E">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9F">
      <w:pPr>
        <w:spacing w:line="480" w:lineRule="auto"/>
        <w:jc w:val="both"/>
        <w:rPr>
          <w:rFonts w:ascii="Times" w:cs="Times" w:eastAsia="Times" w:hAnsi="Times"/>
        </w:rPr>
      </w:pPr>
      <w:r w:rsidDel="00000000" w:rsidR="00000000" w:rsidRPr="00000000">
        <w:rPr>
          <w:rFonts w:ascii="Times" w:cs="Times" w:eastAsia="Times" w:hAnsi="Times"/>
          <w:rtl w:val="0"/>
        </w:rPr>
        <w:t xml:space="preserve">Meta-analysis allows to quantify heterogeneity </w:t>
      </w:r>
      <w:r w:rsidDel="00000000" w:rsidR="00000000" w:rsidRPr="00000000">
        <w:rPr>
          <w:i w:val="1"/>
          <w:rtl w:val="0"/>
        </w:rPr>
        <w:t xml:space="preserve">I</w:t>
      </w:r>
      <w:r w:rsidDel="00000000" w:rsidR="00000000" w:rsidRPr="00000000">
        <w:rPr>
          <w:i w:val="1"/>
          <w:vertAlign w:val="superscript"/>
          <w:rtl w:val="0"/>
        </w:rPr>
        <w:t xml:space="preserve">2</w:t>
      </w:r>
      <w:r w:rsidDel="00000000" w:rsidR="00000000" w:rsidRPr="00000000">
        <w:rPr>
          <w:i w:val="1"/>
          <w:vertAlign w:val="subscript"/>
          <w:rtl w:val="0"/>
        </w:rPr>
        <w:t xml:space="preserve">total</w:t>
      </w:r>
      <w:r w:rsidDel="00000000" w:rsidR="00000000" w:rsidRPr="00000000">
        <w:rPr>
          <w:i w:val="1"/>
          <w:vertAlign w:val="superscript"/>
          <w:rtl w:val="0"/>
        </w:rPr>
        <w:t xml:space="preserve"> </w:t>
      </w:r>
      <w:r w:rsidDel="00000000" w:rsidR="00000000" w:rsidRPr="00000000">
        <w:rPr>
          <w:rFonts w:ascii="Times" w:cs="Times" w:eastAsia="Times" w:hAnsi="Times"/>
          <w:rtl w:val="0"/>
        </w:rPr>
        <w:t xml:space="preserve">which is the variance that is not due to sampling error or, in other words, it is the variance in true effects in contrast to the sampling variance [18]. To test whether there was more heterogeneity in effect sizes among studies than could be explained by sampling error alone we used Cochran’s Q statistic. This formally tests whether variation in effect sizes is greater among studies than expected if the true effect is identical for all studies [19]. However, the ratio assumes a constant within-study variance, which is not the case as sampling error varies due to studies having different sample sizes [18]; thus heterogeneity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rtl w:val="0"/>
        </w:rPr>
        <w:t xml:space="preserve"> should be treated as a measure of “inconsistency” in effect sizes among studies [18]. Therefore, total heterogeneity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rtl w:val="0"/>
        </w:rPr>
        <w:t xml:space="preserve"> indicates how much of the total variance can be attributed to the total amount of heterogeneity, which is the sum of between- and within cluster heterogeneity [9, 20]. </w:t>
      </w:r>
    </w:p>
    <w:p w:rsidR="00000000" w:rsidDel="00000000" w:rsidP="00000000" w:rsidRDefault="00000000" w:rsidRPr="00000000" w14:paraId="000009A0">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A1">
      <w:pPr>
        <w:spacing w:line="480" w:lineRule="auto"/>
        <w:ind w:firstLine="720"/>
        <w:jc w:val="both"/>
        <w:rPr>
          <w:rFonts w:ascii="Times" w:cs="Times" w:eastAsia="Times" w:hAnsi="Times"/>
        </w:rPr>
      </w:pPr>
      <w:r w:rsidDel="00000000" w:rsidR="00000000" w:rsidRPr="00000000">
        <w:rPr>
          <w:rFonts w:ascii="Times" w:cs="Times" w:eastAsia="Times" w:hAnsi="Times"/>
          <w:rtl w:val="0"/>
        </w:rPr>
        <w:t xml:space="preserve">To quantify heterogeneity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rtl w:val="0"/>
        </w:rPr>
        <w:t xml:space="preserve"> for the multilevel meta-analytic models, we calculated heterogeneity following [21]. These modified heterogeneity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rtl w:val="0"/>
        </w:rPr>
        <w:t xml:space="preserve"> partitions the proportion of unknown variance not attributable to sampling variance into the contribution of random factors. In our analyses, these are the variance in effect sizes due to phylogenetic relatedness, differences among studies, and differences in within-study variation. In this study,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vertAlign w:val="subscript"/>
          <w:rtl w:val="0"/>
        </w:rPr>
        <w:t xml:space="preserve">efffect size </w:t>
      </w:r>
      <w:r w:rsidDel="00000000" w:rsidR="00000000" w:rsidRPr="00000000">
        <w:rPr>
          <w:rFonts w:ascii="Times" w:cs="Times" w:eastAsia="Times" w:hAnsi="Times"/>
          <w:rtl w:val="0"/>
        </w:rPr>
        <w:t xml:space="preserve">reflects inconsistencies within studies,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vertAlign w:val="subscript"/>
          <w:rtl w:val="0"/>
        </w:rPr>
        <w:t xml:space="preserve">study </w:t>
      </w:r>
      <w:r w:rsidDel="00000000" w:rsidR="00000000" w:rsidRPr="00000000">
        <w:rPr>
          <w:rFonts w:ascii="Times" w:cs="Times" w:eastAsia="Times" w:hAnsi="Times"/>
          <w:rtl w:val="0"/>
        </w:rPr>
        <w:t xml:space="preserve">reflects inconsistencies among studies,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vertAlign w:val="subscript"/>
          <w:rtl w:val="0"/>
        </w:rPr>
        <w:t xml:space="preserve">phylogeny </w:t>
      </w:r>
      <w:r w:rsidDel="00000000" w:rsidR="00000000" w:rsidRPr="00000000">
        <w:rPr>
          <w:rFonts w:ascii="Times" w:cs="Times" w:eastAsia="Times" w:hAnsi="Times"/>
          <w:rtl w:val="0"/>
        </w:rPr>
        <w:t xml:space="preserve">are inconsistencies due to phylogenetic</w:t>
      </w:r>
      <w:r w:rsidDel="00000000" w:rsidR="00000000" w:rsidRPr="00000000">
        <w:rPr>
          <w:rFonts w:ascii="Times" w:cs="Times" w:eastAsia="Times" w:hAnsi="Times"/>
          <w:vertAlign w:val="subscript"/>
          <w:rtl w:val="0"/>
        </w:rPr>
        <w:t xml:space="preserve"> </w:t>
      </w:r>
      <w:r w:rsidDel="00000000" w:rsidR="00000000" w:rsidRPr="00000000">
        <w:rPr>
          <w:rFonts w:ascii="Times" w:cs="Times" w:eastAsia="Times" w:hAnsi="Times"/>
          <w:rtl w:val="0"/>
        </w:rPr>
        <w:t xml:space="preserve">relatedness, </w:t>
      </w:r>
      <w:r w:rsidDel="00000000" w:rsidR="00000000" w:rsidRPr="00000000">
        <w:rPr>
          <w:i w:val="1"/>
          <w:rtl w:val="0"/>
        </w:rPr>
        <w:t xml:space="preserve">I</w:t>
      </w:r>
      <w:r w:rsidDel="00000000" w:rsidR="00000000" w:rsidRPr="00000000">
        <w:rPr>
          <w:i w:val="1"/>
          <w:vertAlign w:val="superscript"/>
          <w:rtl w:val="0"/>
        </w:rPr>
        <w:t xml:space="preserve">2</w:t>
      </w:r>
      <w:r w:rsidDel="00000000" w:rsidR="00000000" w:rsidRPr="00000000">
        <w:rPr>
          <w:vertAlign w:val="subscript"/>
          <w:rtl w:val="0"/>
        </w:rPr>
        <w:t xml:space="preserve">species</w:t>
      </w:r>
      <w:r w:rsidDel="00000000" w:rsidR="00000000" w:rsidRPr="00000000">
        <w:rPr>
          <w:rtl w:val="0"/>
        </w:rPr>
        <w:t xml:space="preserve"> are </w:t>
      </w:r>
      <w:r w:rsidDel="00000000" w:rsidR="00000000" w:rsidRPr="00000000">
        <w:rPr>
          <w:rFonts w:ascii="Times" w:cs="Times" w:eastAsia="Times" w:hAnsi="Times"/>
          <w:rtl w:val="0"/>
        </w:rPr>
        <w:t xml:space="preserve">inconsistencies </w:t>
      </w:r>
      <w:r w:rsidDel="00000000" w:rsidR="00000000" w:rsidRPr="00000000">
        <w:rPr>
          <w:rtl w:val="0"/>
        </w:rPr>
        <w:t xml:space="preserve">among species,</w:t>
      </w:r>
      <w:r w:rsidDel="00000000" w:rsidR="00000000" w:rsidRPr="00000000">
        <w:rPr>
          <w:rFonts w:ascii="Times" w:cs="Times" w:eastAsia="Times" w:hAnsi="Times"/>
          <w:rtl w:val="0"/>
        </w:rPr>
        <w:t xml:space="preserve"> and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vertAlign w:val="superscript"/>
          <w:rtl w:val="0"/>
        </w:rPr>
        <w:t xml:space="preserve"> </w:t>
      </w:r>
      <w:r w:rsidDel="00000000" w:rsidR="00000000" w:rsidRPr="00000000">
        <w:rPr>
          <w:rFonts w:ascii="Times" w:cs="Times" w:eastAsia="Times" w:hAnsi="Times"/>
          <w:i w:val="1"/>
          <w:vertAlign w:val="subscript"/>
          <w:rtl w:val="0"/>
        </w:rPr>
        <w:t xml:space="preserve">total</w:t>
      </w:r>
      <w:r w:rsidDel="00000000" w:rsidR="00000000" w:rsidRPr="00000000">
        <w:rPr>
          <w:rFonts w:ascii="Times" w:cs="Times" w:eastAsia="Times" w:hAnsi="Times"/>
          <w:rtl w:val="0"/>
        </w:rPr>
        <w:t xml:space="preserve"> is the sum of all these values combined. The sum of the percentages of total variation due to these sources equals the traditional </w:t>
      </w:r>
      <w:r w:rsidDel="00000000" w:rsidR="00000000" w:rsidRPr="00000000">
        <w:rPr>
          <w:rFonts w:ascii="Times" w:cs="Times" w:eastAsia="Times" w:hAnsi="Times"/>
          <w:i w:val="1"/>
          <w:rtl w:val="0"/>
        </w:rPr>
        <w:t xml:space="preserve">I</w:t>
      </w:r>
      <w:r w:rsidDel="00000000" w:rsidR="00000000" w:rsidRPr="00000000">
        <w:rPr>
          <w:rFonts w:ascii="Times" w:cs="Times" w:eastAsia="Times" w:hAnsi="Times"/>
          <w:i w:val="1"/>
          <w:vertAlign w:val="superscript"/>
          <w:rtl w:val="0"/>
        </w:rPr>
        <w:t xml:space="preserve">2</w:t>
      </w:r>
      <w:r w:rsidDel="00000000" w:rsidR="00000000" w:rsidRPr="00000000">
        <w:rPr>
          <w:rFonts w:ascii="Times" w:cs="Times" w:eastAsia="Times" w:hAnsi="Times"/>
          <w:vertAlign w:val="superscript"/>
          <w:rtl w:val="0"/>
        </w:rPr>
        <w:t xml:space="preserve"> </w:t>
      </w:r>
      <w:r w:rsidDel="00000000" w:rsidR="00000000" w:rsidRPr="00000000">
        <w:rPr>
          <w:rFonts w:ascii="Times" w:cs="Times" w:eastAsia="Times" w:hAnsi="Times"/>
          <w:rtl w:val="0"/>
        </w:rPr>
        <w:t xml:space="preserve">[22]. High heterogeneity suggest</w:t>
      </w:r>
      <w:sdt>
        <w:sdtPr>
          <w:id w:val="-44264535"/>
          <w:tag w:val="goog_rdk_0"/>
        </w:sdtPr>
        <w:sdtContent>
          <w:ins w:author="HK" w:id="0" w:date="2019-10-26T17:16:00Z">
            <w:r w:rsidDel="00000000" w:rsidR="00000000" w:rsidRPr="00000000">
              <w:rPr>
                <w:rFonts w:ascii="Times" w:cs="Times" w:eastAsia="Times" w:hAnsi="Times"/>
                <w:rtl w:val="0"/>
              </w:rPr>
              <w:t xml:space="preserve">s</w:t>
            </w:r>
          </w:ins>
        </w:sdtContent>
      </w:sdt>
      <w:r w:rsidDel="00000000" w:rsidR="00000000" w:rsidRPr="00000000">
        <w:rPr>
          <w:rFonts w:ascii="Times" w:cs="Times" w:eastAsia="Times" w:hAnsi="Times"/>
          <w:rtl w:val="0"/>
        </w:rPr>
        <w:t xml:space="preserve"> that there may be differences in responses between groups of studies, which can have ecologically important implications [19, 23].</w:t>
      </w:r>
    </w:p>
    <w:p w:rsidR="00000000" w:rsidDel="00000000" w:rsidP="00000000" w:rsidRDefault="00000000" w:rsidRPr="00000000" w14:paraId="000009A2">
      <w:pPr>
        <w:spacing w:line="480" w:lineRule="auto"/>
        <w:ind w:firstLine="720"/>
        <w:jc w:val="both"/>
        <w:rPr>
          <w:rFonts w:ascii="Times" w:cs="Times" w:eastAsia="Times" w:hAnsi="Times"/>
        </w:rPr>
      </w:pPr>
      <w:r w:rsidDel="00000000" w:rsidR="00000000" w:rsidRPr="00000000">
        <w:rPr>
          <w:rtl w:val="0"/>
        </w:rPr>
      </w:r>
    </w:p>
    <w:p w:rsidR="00000000" w:rsidDel="00000000" w:rsidP="00000000" w:rsidRDefault="00000000" w:rsidRPr="00000000" w14:paraId="000009A3">
      <w:pPr>
        <w:spacing w:line="480" w:lineRule="auto"/>
        <w:ind w:firstLine="720"/>
        <w:jc w:val="both"/>
        <w:rPr>
          <w:rFonts w:ascii="Times" w:cs="Times" w:eastAsia="Times" w:hAnsi="Times"/>
        </w:rPr>
      </w:pPr>
      <w:r w:rsidDel="00000000" w:rsidR="00000000" w:rsidRPr="00000000">
        <w:rPr>
          <w:rtl w:val="0"/>
        </w:rPr>
      </w:r>
    </w:p>
    <w:p w:rsidR="00000000" w:rsidDel="00000000" w:rsidP="00000000" w:rsidRDefault="00000000" w:rsidRPr="00000000" w14:paraId="000009A4">
      <w:pPr>
        <w:spacing w:line="480" w:lineRule="auto"/>
        <w:jc w:val="both"/>
        <w:rPr>
          <w:rFonts w:ascii="Times" w:cs="Times" w:eastAsia="Times" w:hAnsi="Times"/>
        </w:rPr>
      </w:pPr>
      <w:r w:rsidDel="00000000" w:rsidR="00000000" w:rsidRPr="00000000">
        <w:rPr>
          <w:rFonts w:ascii="Times" w:cs="Times" w:eastAsia="Times" w:hAnsi="Times"/>
          <w:rtl w:val="0"/>
        </w:rPr>
        <w:t xml:space="preserve">Statistical analysis</w:t>
      </w:r>
    </w:p>
    <w:p w:rsidR="00000000" w:rsidDel="00000000" w:rsidP="00000000" w:rsidRDefault="00000000" w:rsidRPr="00000000" w14:paraId="000009A5">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9A6">
      <w:pPr>
        <w:spacing w:line="480" w:lineRule="auto"/>
        <w:ind w:firstLine="709"/>
        <w:rPr>
          <w:rFonts w:ascii="Times" w:cs="Times" w:eastAsia="Times" w:hAnsi="Times"/>
        </w:rPr>
      </w:pPr>
      <w:r w:rsidDel="00000000" w:rsidR="00000000" w:rsidRPr="00000000">
        <w:rPr>
          <w:rFonts w:ascii="Times" w:cs="Times" w:eastAsia="Times" w:hAnsi="Times"/>
          <w:rtl w:val="0"/>
        </w:rPr>
        <w:t xml:space="preserve">All statistical analyses were performed in R version 3.45.2 [24] and R studio 1.1.463. Some studies included multiple effect size estimates due to measurement of several different response variables. To account for the non-independence of effect sizes we used phylogenetically controlled meta-analytical multi-level random-effects models [9, 21]. However, these random effects do not account for non-independence arising from different measurements taken in the same experiment [25]. For meta-analysis in ecology and evolution, the effect size estimates are often correlated at various hierarchical levels and there are different approaches to deal with non-independence, all with their strengths and limitations [25]. Often practical considerations limit the ability to deal with non-independence [25]. However, if the effect is strong, then inferences from the analysis will be likely robust, whether or not all sources of non-independence have been controlled for [25]. Thus, we modelled this correlated structure (cf. [25]) as a covariance matrix that also included sampling error variance (i.e. Vz); we set the correlation among response measurements as 0.5 (following [26]). Meta-models were built using the rma.mv function in the package METAFOR [9].</w:t>
      </w:r>
    </w:p>
    <w:p w:rsidR="00000000" w:rsidDel="00000000" w:rsidP="00000000" w:rsidRDefault="00000000" w:rsidRPr="00000000" w14:paraId="000009A7">
      <w:pPr>
        <w:spacing w:line="480" w:lineRule="auto"/>
        <w:ind w:firstLine="720"/>
        <w:jc w:val="both"/>
        <w:rPr>
          <w:rFonts w:ascii="Times" w:cs="Times" w:eastAsia="Times" w:hAnsi="Times"/>
        </w:rPr>
      </w:pPr>
      <w:r w:rsidDel="00000000" w:rsidR="00000000" w:rsidRPr="00000000">
        <w:rPr>
          <w:rtl w:val="0"/>
        </w:rPr>
      </w:r>
    </w:p>
    <w:p w:rsidR="00000000" w:rsidDel="00000000" w:rsidP="00000000" w:rsidRDefault="00000000" w:rsidRPr="00000000" w14:paraId="000009A8">
      <w:pPr>
        <w:spacing w:line="480" w:lineRule="auto"/>
        <w:ind w:firstLine="709"/>
        <w:rPr>
          <w:rFonts w:ascii="Times" w:cs="Times" w:eastAsia="Times" w:hAnsi="Times"/>
        </w:rPr>
      </w:pPr>
      <w:r w:rsidDel="00000000" w:rsidR="00000000" w:rsidRPr="00000000">
        <w:rPr>
          <w:rFonts w:ascii="Times" w:cs="Times" w:eastAsia="Times" w:hAnsi="Times"/>
          <w:rtl w:val="0"/>
        </w:rPr>
        <w:t xml:space="preserve">To test whether noise elicit a significant response we first ran an overall model on 464 effect sizes, including taxonomic group as a moderator and study, effect size, phylogeny and as random factors, and the sampling error variance (Vz) to control for the non-independence of effect sizes.  As the standardized mean difference approach does not correct for differences in the direction of response variables [27], we used the absolute values of the effect sizes [27]. Unfortunately, there is little agreement in the literature what represents the best way to deal with these kind of data [28].</w:t>
      </w:r>
      <w:r w:rsidDel="00000000" w:rsidR="00000000" w:rsidRPr="00000000">
        <w:rPr>
          <w:sz w:val="16"/>
          <w:szCs w:val="16"/>
          <w:rtl w:val="0"/>
        </w:rPr>
        <w:t xml:space="preserve"> </w:t>
      </w:r>
      <w:r w:rsidDel="00000000" w:rsidR="00000000" w:rsidRPr="00000000">
        <w:rPr>
          <w:rFonts w:ascii="Times" w:cs="Times" w:eastAsia="Times" w:hAnsi="Times"/>
          <w:rtl w:val="0"/>
        </w:rPr>
        <w:t xml:space="preserve">However</w:t>
      </w:r>
      <w:r w:rsidDel="00000000" w:rsidR="00000000" w:rsidRPr="00000000">
        <w:rPr>
          <w:rFonts w:ascii="Arial" w:cs="Arial" w:eastAsia="Arial" w:hAnsi="Arial"/>
          <w:color w:val="000000"/>
          <w:sz w:val="22"/>
          <w:szCs w:val="22"/>
          <w:rtl w:val="0"/>
        </w:rPr>
        <w:t xml:space="preserve">, </w:t>
      </w:r>
      <w:r w:rsidDel="00000000" w:rsidR="00000000" w:rsidRPr="00000000">
        <w:rPr>
          <w:rFonts w:ascii="Times" w:cs="Times" w:eastAsia="Times" w:hAnsi="Times"/>
          <w:rtl w:val="0"/>
        </w:rPr>
        <w:t xml:space="preserve">this model allows us to test whether noise has an effect across taxonomic groups and at the same time to quantify how much the phylogenetic information contributes to the variance in our data (see below). Secondly, for the analysis of each taxonomic group, we included again</w:t>
      </w:r>
      <w:r w:rsidDel="00000000" w:rsidR="00000000" w:rsidRPr="00000000">
        <w:rPr>
          <w:rFonts w:ascii="Times" w:cs="Times" w:eastAsia="Times" w:hAnsi="Times"/>
          <w:shd w:fill="f4cccc" w:val="clear"/>
          <w:rtl w:val="0"/>
        </w:rPr>
        <w:t xml:space="preserve"> study and effect size, but also species as a random factor</w:t>
      </w:r>
      <w:r w:rsidDel="00000000" w:rsidR="00000000" w:rsidRPr="00000000">
        <w:rPr>
          <w:rFonts w:ascii="Times" w:cs="Times" w:eastAsia="Times" w:hAnsi="Times"/>
          <w:rtl w:val="0"/>
        </w:rPr>
        <w:t xml:space="preserve"> to account for the repeated sampling of species; again, we included the sampling error variance (Vz) to control for the non-independence of effect sizes. We did not include phylogeny because the number of species within some taxonomic groups was too small. Consequently, we were able to include more effect sizes in this analysis as we did not need the phylogenetic matrix, for which the Open Tree of Life database did not return a phylogenetic information for the first model; thus, the sample size for the overall model (n = 464) and the sum of all effect sizes for the different taxonomic groups (n = 483) differ. Moreover, for the reptilians we were only able to obtain three effect sizes from one study and thus we did not conduct an analysis on the taxonomic group level for reptilians.</w:t>
      </w:r>
    </w:p>
    <w:p w:rsidR="00000000" w:rsidDel="00000000" w:rsidP="00000000" w:rsidRDefault="00000000" w:rsidRPr="00000000" w14:paraId="000009A9">
      <w:pPr>
        <w:spacing w:line="480" w:lineRule="auto"/>
        <w:ind w:firstLine="720"/>
        <w:jc w:val="both"/>
        <w:rPr>
          <w:rFonts w:ascii="Times" w:cs="Times" w:eastAsia="Times" w:hAnsi="Times"/>
        </w:rPr>
      </w:pPr>
      <w:r w:rsidDel="00000000" w:rsidR="00000000" w:rsidRPr="00000000">
        <w:rPr>
          <w:rtl w:val="0"/>
        </w:rPr>
      </w:r>
    </w:p>
    <w:p w:rsidR="00000000" w:rsidDel="00000000" w:rsidP="00000000" w:rsidRDefault="00000000" w:rsidRPr="00000000" w14:paraId="000009AA">
      <w:pPr>
        <w:spacing w:line="480" w:lineRule="auto"/>
        <w:ind w:firstLine="720"/>
        <w:jc w:val="both"/>
        <w:rPr>
          <w:rFonts w:ascii="Times" w:cs="Times" w:eastAsia="Times" w:hAnsi="Times"/>
        </w:rPr>
        <w:sectPr>
          <w:type w:val="nextPage"/>
          <w:pgSz w:h="16838" w:w="11906" w:orient="portrait"/>
          <w:pgMar w:bottom="1440" w:top="1440" w:left="1276" w:right="1440" w:header="708" w:footer="708"/>
          <w:lnNumType w:countBy="1" w:start="0" w:restart="continuous"/>
        </w:sectPr>
      </w:pPr>
      <w:r w:rsidDel="00000000" w:rsidR="00000000" w:rsidRPr="00000000">
        <w:rPr>
          <w:rFonts w:ascii="Times" w:cs="Times" w:eastAsia="Times" w:hAnsi="Times"/>
          <w:rtl w:val="0"/>
        </w:rPr>
        <w:t xml:space="preserve">Some of the correlations among effect sizes may be substantially higher. Therefore, in addition to run the models with the correlation among response measurements set at 0.5 we also ran all models as well with 0.9 assuming very strong correlations among effect sizes. The change in the strength of correlation among response measurements did not change the outcome of our results reported in table S3.</w:t>
      </w:r>
    </w:p>
    <w:p w:rsidR="00000000" w:rsidDel="00000000" w:rsidP="00000000" w:rsidRDefault="00000000" w:rsidRPr="00000000" w14:paraId="000009AB">
      <w:pPr>
        <w:jc w:val="both"/>
        <w:rPr>
          <w:rFonts w:ascii="Times" w:cs="Times" w:eastAsia="Times" w:hAnsi="Times"/>
        </w:rPr>
      </w:pPr>
      <w:r w:rsidDel="00000000" w:rsidR="00000000" w:rsidRPr="00000000">
        <w:rPr>
          <w:b w:val="1"/>
          <w:rtl w:val="0"/>
        </w:rPr>
        <w:t xml:space="preserve">Table S3. </w:t>
      </w:r>
      <w:r w:rsidDel="00000000" w:rsidR="00000000" w:rsidRPr="00000000">
        <w:rPr>
          <w:rtl w:val="0"/>
        </w:rPr>
        <w:t xml:space="preserve">Effect of anthropogenic noise on wildlife. (a) Effect of noise on taxonomic groups. (b) Effect of noise on species of a taxonomic group. Estimates and 95% confidence intervals (CI) calculated from a phylogenetically controlled meta-analysis. All effect sizes (ES) are derived from experimental noise exposure studies.  </w:t>
      </w:r>
      <w:r w:rsidDel="00000000" w:rsidR="00000000" w:rsidRPr="00000000">
        <w:rPr>
          <w:rFonts w:ascii="Times" w:cs="Times" w:eastAsia="Times" w:hAnsi="Times"/>
          <w:rtl w:val="0"/>
        </w:rPr>
        <w:t xml:space="preserve">Some of the correlations among effect sizes may be substantially higher than 0.5 thus we ran the models also with 0.9. The change in the strength of correlation among response measurements did not change the outcome of our results reported in table 1.</w:t>
      </w:r>
    </w:p>
    <w:tbl>
      <w:tblPr>
        <w:tblStyle w:val="Table3"/>
        <w:tblW w:w="15871.999999999998" w:type="dxa"/>
        <w:jc w:val="left"/>
        <w:tblInd w:w="-8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
        <w:gridCol w:w="1819"/>
        <w:gridCol w:w="834"/>
        <w:gridCol w:w="7"/>
        <w:gridCol w:w="929"/>
        <w:gridCol w:w="962"/>
        <w:gridCol w:w="983"/>
        <w:gridCol w:w="7"/>
        <w:gridCol w:w="694"/>
        <w:gridCol w:w="7"/>
        <w:gridCol w:w="664"/>
        <w:gridCol w:w="7"/>
        <w:gridCol w:w="764"/>
        <w:gridCol w:w="7"/>
        <w:gridCol w:w="733"/>
        <w:gridCol w:w="30"/>
        <w:gridCol w:w="873"/>
        <w:gridCol w:w="7"/>
        <w:gridCol w:w="759"/>
        <w:gridCol w:w="7"/>
        <w:gridCol w:w="756"/>
        <w:gridCol w:w="7"/>
        <w:gridCol w:w="1150"/>
        <w:gridCol w:w="21"/>
        <w:gridCol w:w="751"/>
        <w:gridCol w:w="35"/>
        <w:gridCol w:w="924"/>
        <w:gridCol w:w="7"/>
        <w:gridCol w:w="606"/>
        <w:gridCol w:w="7"/>
        <w:gridCol w:w="886"/>
        <w:gridCol w:w="21"/>
        <w:gridCol w:w="7"/>
        <w:tblGridChange w:id="0">
          <w:tblGrid>
            <w:gridCol w:w="601"/>
            <w:gridCol w:w="1819"/>
            <w:gridCol w:w="834"/>
            <w:gridCol w:w="7"/>
            <w:gridCol w:w="929"/>
            <w:gridCol w:w="962"/>
            <w:gridCol w:w="983"/>
            <w:gridCol w:w="7"/>
            <w:gridCol w:w="694"/>
            <w:gridCol w:w="7"/>
            <w:gridCol w:w="664"/>
            <w:gridCol w:w="7"/>
            <w:gridCol w:w="764"/>
            <w:gridCol w:w="7"/>
            <w:gridCol w:w="733"/>
            <w:gridCol w:w="30"/>
            <w:gridCol w:w="873"/>
            <w:gridCol w:w="7"/>
            <w:gridCol w:w="759"/>
            <w:gridCol w:w="7"/>
            <w:gridCol w:w="756"/>
            <w:gridCol w:w="7"/>
            <w:gridCol w:w="1150"/>
            <w:gridCol w:w="21"/>
            <w:gridCol w:w="751"/>
            <w:gridCol w:w="35"/>
            <w:gridCol w:w="924"/>
            <w:gridCol w:w="7"/>
            <w:gridCol w:w="606"/>
            <w:gridCol w:w="7"/>
            <w:gridCol w:w="886"/>
            <w:gridCol w:w="21"/>
            <w:gridCol w:w="7"/>
          </w:tblGrid>
        </w:tblGridChange>
      </w:tblGrid>
      <w:tr>
        <w:trPr>
          <w:cantSplit w:val="0"/>
          <w:trHeight w:val="39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AC">
            <w:pPr>
              <w:spacing w:line="480" w:lineRule="auto"/>
              <w:ind w:left="-250" w:firstLine="0"/>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AD">
            <w:pPr>
              <w:spacing w:line="480" w:lineRule="auto"/>
              <w:jc w:val="center"/>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9AE">
            <w:pPr>
              <w:spacing w:line="480" w:lineRule="auto"/>
              <w:jc w:val="center"/>
              <w:rPr/>
            </w:pPr>
            <w:r w:rsidDel="00000000" w:rsidR="00000000" w:rsidRPr="00000000">
              <w:rPr>
                <w:sz w:val="22"/>
                <w:szCs w:val="22"/>
                <w:rtl w:val="0"/>
              </w:rPr>
              <w:t xml:space="preserve">Number of</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B1">
            <w:pPr>
              <w:spacing w:line="480" w:lineRule="auto"/>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9B2">
            <w:pPr>
              <w:spacing w:line="480" w:lineRule="auto"/>
              <w:jc w:val="center"/>
              <w:rPr/>
            </w:pPr>
            <w:r w:rsidDel="00000000" w:rsidR="00000000" w:rsidRPr="00000000">
              <w:rPr>
                <w:sz w:val="22"/>
                <w:szCs w:val="22"/>
                <w:rtl w:val="0"/>
              </w:rPr>
              <w:t xml:space="preserve">estimate</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B3">
            <w:pPr>
              <w:spacing w:line="480" w:lineRule="auto"/>
              <w:jc w:val="center"/>
              <w:rPr/>
            </w:pPr>
            <w:r w:rsidDel="00000000" w:rsidR="00000000" w:rsidRPr="00000000">
              <w:rPr>
                <w:sz w:val="22"/>
                <w:szCs w:val="22"/>
                <w:rtl w:val="0"/>
              </w:rPr>
              <w:t xml:space="preserve">se</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B5">
            <w:pPr>
              <w:spacing w:line="480" w:lineRule="auto"/>
              <w:jc w:val="center"/>
              <w:rPr/>
            </w:pPr>
            <w:r w:rsidDel="00000000" w:rsidR="00000000" w:rsidRPr="00000000">
              <w:rPr>
                <w:sz w:val="22"/>
                <w:szCs w:val="22"/>
                <w:rtl w:val="0"/>
              </w:rPr>
              <w:t xml:space="preserve">z</w:t>
            </w:r>
            <w:r w:rsidDel="00000000" w:rsidR="00000000" w:rsidRPr="00000000">
              <w:rPr>
                <w:rtl w:val="0"/>
              </w:rPr>
            </w:r>
          </w:p>
        </w:tc>
        <w:tc>
          <w:tcPr>
            <w:gridSpan w:val="5"/>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B7">
            <w:pPr>
              <w:spacing w:line="480" w:lineRule="auto"/>
              <w:jc w:val="center"/>
              <w:rPr/>
            </w:pPr>
            <w:r w:rsidDel="00000000" w:rsidR="00000000" w:rsidRPr="00000000">
              <w:rPr>
                <w:sz w:val="22"/>
                <w:szCs w:val="22"/>
                <w:rtl w:val="0"/>
              </w:rPr>
              <w:t xml:space="preserve">CI</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9BC">
            <w:pPr>
              <w:spacing w:line="480" w:lineRule="auto"/>
              <w:jc w:val="center"/>
              <w:rPr/>
            </w:pPr>
            <w:r w:rsidDel="00000000" w:rsidR="00000000" w:rsidRPr="00000000">
              <w:rPr>
                <w:sz w:val="22"/>
                <w:szCs w:val="22"/>
                <w:rtl w:val="0"/>
              </w:rPr>
              <w:t xml:space="preserve">p</w:t>
            </w:r>
            <w:r w:rsidDel="00000000" w:rsidR="00000000" w:rsidRPr="00000000">
              <w:rPr>
                <w:rtl w:val="0"/>
              </w:rPr>
            </w:r>
          </w:p>
        </w:tc>
        <w:tc>
          <w:tcPr>
            <w:gridSpan w:val="1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9BD">
            <w:pPr>
              <w:spacing w:line="480" w:lineRule="auto"/>
              <w:jc w:val="center"/>
              <w:rPr/>
            </w:pPr>
            <w:r w:rsidDel="00000000" w:rsidR="00000000" w:rsidRPr="00000000">
              <w:rPr>
                <w:sz w:val="22"/>
                <w:szCs w:val="22"/>
                <w:rtl w:val="0"/>
              </w:rPr>
              <w:t xml:space="preserve">Heterogeneity I</w:t>
            </w:r>
            <w:r w:rsidDel="00000000" w:rsidR="00000000" w:rsidRPr="00000000">
              <w:rPr>
                <w:sz w:val="22"/>
                <w:szCs w:val="22"/>
                <w:vertAlign w:val="superscript"/>
                <w:rtl w:val="0"/>
              </w:rPr>
              <w:t xml:space="preserve">2 </w:t>
            </w:r>
            <w:r w:rsidDel="00000000" w:rsidR="00000000" w:rsidRPr="00000000">
              <w:rPr>
                <w:sz w:val="22"/>
                <w:szCs w:val="22"/>
                <w:rtl w:val="0"/>
              </w:rPr>
              <w:t xml:space="preserve">[%]</w:t>
            </w:r>
            <w:r w:rsidDel="00000000" w:rsidR="00000000" w:rsidRPr="00000000">
              <w:rPr>
                <w:rtl w:val="0"/>
              </w:rPr>
            </w:r>
          </w:p>
        </w:tc>
      </w:tr>
      <w:tr>
        <w:trPr>
          <w:cantSplit w:val="0"/>
          <w:trHeight w:val="392"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CB">
            <w:pPr>
              <w:spacing w:line="48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CC">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9CD">
            <w:pPr>
              <w:spacing w:line="480" w:lineRule="auto"/>
              <w:jc w:val="center"/>
              <w:rPr/>
            </w:pPr>
            <w:r w:rsidDel="00000000" w:rsidR="00000000" w:rsidRPr="00000000">
              <w:rPr>
                <w:sz w:val="22"/>
                <w:szCs w:val="22"/>
                <w:rtl w:val="0"/>
              </w:rPr>
              <w:t xml:space="preserve">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9CF">
            <w:pPr>
              <w:spacing w:line="480" w:lineRule="auto"/>
              <w:jc w:val="center"/>
              <w:rPr/>
            </w:pPr>
            <w:r w:rsidDel="00000000" w:rsidR="00000000" w:rsidRPr="00000000">
              <w:rPr>
                <w:sz w:val="22"/>
                <w:szCs w:val="22"/>
                <w:rtl w:val="0"/>
              </w:rPr>
              <w:t xml:space="preserve">studies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0">
            <w:pPr>
              <w:spacing w:line="480" w:lineRule="auto"/>
              <w:jc w:val="center"/>
              <w:rPr/>
            </w:pPr>
            <w:r w:rsidDel="00000000" w:rsidR="00000000" w:rsidRPr="00000000">
              <w:rPr>
                <w:sz w:val="22"/>
                <w:szCs w:val="22"/>
                <w:rtl w:val="0"/>
              </w:rPr>
              <w:t xml:space="preserve">species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1">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2">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4">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6">
            <w:pPr>
              <w:spacing w:line="480" w:lineRule="auto"/>
              <w:jc w:val="center"/>
              <w:rPr/>
            </w:pPr>
            <w:r w:rsidDel="00000000" w:rsidR="00000000" w:rsidRPr="00000000">
              <w:rPr>
                <w:sz w:val="22"/>
                <w:szCs w:val="22"/>
                <w:rtl w:val="0"/>
              </w:rPr>
              <w:t xml:space="preserve">lower</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9D8">
            <w:pPr>
              <w:spacing w:line="480" w:lineRule="auto"/>
              <w:jc w:val="center"/>
              <w:rPr/>
            </w:pPr>
            <w:r w:rsidDel="00000000" w:rsidR="00000000" w:rsidRPr="00000000">
              <w:rPr>
                <w:sz w:val="22"/>
                <w:szCs w:val="22"/>
                <w:rtl w:val="0"/>
              </w:rPr>
              <w:t xml:space="preserve">upper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9DB">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C">
            <w:pPr>
              <w:spacing w:line="480" w:lineRule="auto"/>
              <w:jc w:val="center"/>
              <w:rPr/>
            </w:pPr>
            <w:r w:rsidDel="00000000" w:rsidR="00000000" w:rsidRPr="00000000">
              <w:rPr>
                <w:sz w:val="22"/>
                <w:szCs w:val="22"/>
                <w:rtl w:val="0"/>
              </w:rPr>
              <w:t xml:space="preserve">ES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DE">
            <w:pPr>
              <w:spacing w:line="480" w:lineRule="auto"/>
              <w:jc w:val="center"/>
              <w:rPr/>
            </w:pPr>
            <w:r w:rsidDel="00000000" w:rsidR="00000000" w:rsidRPr="00000000">
              <w:rPr>
                <w:sz w:val="22"/>
                <w:szCs w:val="22"/>
                <w:rtl w:val="0"/>
              </w:rPr>
              <w:t xml:space="preserve">study</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0">
            <w:pPr>
              <w:jc w:val="center"/>
              <w:rPr/>
            </w:pPr>
            <w:r w:rsidDel="00000000" w:rsidR="00000000" w:rsidRPr="00000000">
              <w:rPr>
                <w:sz w:val="22"/>
                <w:szCs w:val="22"/>
                <w:rtl w:val="0"/>
              </w:rPr>
              <w:t xml:space="preserve">phylogeny/species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2">
            <w:pPr>
              <w:spacing w:line="480" w:lineRule="auto"/>
              <w:jc w:val="center"/>
              <w:rPr/>
            </w:pPr>
            <w:r w:rsidDel="00000000" w:rsidR="00000000" w:rsidRPr="00000000">
              <w:rPr>
                <w:sz w:val="22"/>
                <w:szCs w:val="22"/>
                <w:rtl w:val="0"/>
              </w:rPr>
              <w:t xml:space="preserve">total</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4">
            <w:pPr>
              <w:spacing w:line="480" w:lineRule="auto"/>
              <w:jc w:val="center"/>
              <w:rPr/>
            </w:pPr>
            <w:r w:rsidDel="00000000" w:rsidR="00000000" w:rsidRPr="00000000">
              <w:rPr>
                <w:sz w:val="22"/>
                <w:szCs w:val="22"/>
                <w:rtl w:val="0"/>
              </w:rPr>
              <w:t xml:space="preserve">Q</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6">
            <w:pPr>
              <w:spacing w:line="480" w:lineRule="auto"/>
              <w:jc w:val="center"/>
              <w:rPr/>
            </w:pPr>
            <w:r w:rsidDel="00000000" w:rsidR="00000000" w:rsidRPr="00000000">
              <w:rPr>
                <w:sz w:val="22"/>
                <w:szCs w:val="22"/>
                <w:rtl w:val="0"/>
              </w:rPr>
              <w:t xml:space="preserve">df</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9E8">
            <w:pPr>
              <w:spacing w:line="480" w:lineRule="auto"/>
              <w:jc w:val="center"/>
              <w:rPr/>
            </w:pPr>
            <w:r w:rsidDel="00000000" w:rsidR="00000000" w:rsidRPr="00000000">
              <w:rPr>
                <w:sz w:val="22"/>
                <w:szCs w:val="22"/>
                <w:rtl w:val="0"/>
              </w:rPr>
              <w:t xml:space="preserve">p</w:t>
            </w:r>
            <w:r w:rsidDel="00000000" w:rsidR="00000000" w:rsidRPr="00000000">
              <w:rPr>
                <w:rtl w:val="0"/>
              </w:rPr>
            </w:r>
          </w:p>
        </w:tc>
      </w:tr>
      <w:tr>
        <w:trPr>
          <w:cantSplit w:val="0"/>
          <w:trHeight w:val="3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line="480" w:lineRule="auto"/>
              <w:rPr/>
            </w:pPr>
            <w:r w:rsidDel="00000000" w:rsidR="00000000" w:rsidRPr="00000000">
              <w:rPr>
                <w:sz w:val="22"/>
                <w:szCs w:val="22"/>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ED">
            <w:pPr>
              <w:spacing w:line="480" w:lineRule="auto"/>
              <w:rPr/>
            </w:pPr>
            <w:r w:rsidDel="00000000" w:rsidR="00000000" w:rsidRPr="00000000">
              <w:rPr>
                <w:sz w:val="22"/>
                <w:szCs w:val="22"/>
                <w:rtl w:val="0"/>
              </w:rPr>
              <w:t xml:space="preserve">overall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EE">
            <w:pPr>
              <w:spacing w:line="480" w:lineRule="auto"/>
              <w:jc w:val="center"/>
              <w:rPr/>
            </w:pPr>
            <w:r w:rsidDel="00000000" w:rsidR="00000000" w:rsidRPr="00000000">
              <w:rPr>
                <w:rtl w:val="0"/>
              </w:rPr>
              <w:t xml:space="preserve">464</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EF">
            <w:pPr>
              <w:spacing w:line="480" w:lineRule="auto"/>
              <w:jc w:val="cente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line="480" w:lineRule="auto"/>
              <w:jc w:val="center"/>
              <w:rPr/>
            </w:pPr>
            <w:r w:rsidDel="00000000" w:rsidR="00000000" w:rsidRPr="00000000">
              <w:rPr>
                <w:rtl w:val="0"/>
              </w:rPr>
              <w:t xml:space="preserve">101</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2">
            <w:pPr>
              <w:spacing w:line="480" w:lineRule="auto"/>
              <w:jc w:val="center"/>
              <w:rPr/>
            </w:pPr>
            <w:r w:rsidDel="00000000" w:rsidR="00000000" w:rsidRPr="00000000">
              <w:rPr>
                <w:rtl w:val="0"/>
              </w:rPr>
              <w:t xml:space="preserve">0.61</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4">
            <w:pPr>
              <w:spacing w:line="480" w:lineRule="auto"/>
              <w:rPr/>
            </w:pPr>
            <w:r w:rsidDel="00000000" w:rsidR="00000000" w:rsidRPr="00000000">
              <w:rPr>
                <w:rtl w:val="0"/>
              </w:rPr>
              <w:t xml:space="preserve">0.15</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6">
            <w:pPr>
              <w:spacing w:line="480" w:lineRule="auto"/>
              <w:rPr/>
            </w:pPr>
            <w:r w:rsidDel="00000000" w:rsidR="00000000" w:rsidRPr="00000000">
              <w:rPr>
                <w:rtl w:val="0"/>
              </w:rPr>
              <w:t xml:space="preserve">3.95</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8">
            <w:pPr>
              <w:spacing w:line="480" w:lineRule="auto"/>
              <w:rPr/>
            </w:pPr>
            <w:r w:rsidDel="00000000" w:rsidR="00000000" w:rsidRPr="00000000">
              <w:rPr>
                <w:rtl w:val="0"/>
              </w:rPr>
              <w:t xml:space="preserve">0.30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A">
            <w:pPr>
              <w:spacing w:line="480" w:lineRule="auto"/>
              <w:rPr/>
            </w:pPr>
            <w:r w:rsidDel="00000000" w:rsidR="00000000" w:rsidRPr="00000000">
              <w:rPr>
                <w:rtl w:val="0"/>
              </w:rPr>
              <w:t xml:space="preserve">0.91</w:t>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B">
            <w:pPr>
              <w:spacing w:line="480" w:lineRule="auto"/>
              <w:jc w:val="right"/>
              <w:rPr/>
            </w:pPr>
            <w:r w:rsidDel="00000000" w:rsidR="00000000" w:rsidRPr="00000000">
              <w:rPr>
                <w:rtl w:val="0"/>
              </w:rPr>
              <w:t xml:space="preserve">&lt;0.001</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E">
            <w:pPr>
              <w:spacing w:line="480" w:lineRule="auto"/>
              <w:jc w:val="center"/>
              <w:rPr/>
            </w:pPr>
            <w:r w:rsidDel="00000000" w:rsidR="00000000" w:rsidRPr="00000000">
              <w:rPr>
                <w:rtl w:val="0"/>
              </w:rPr>
              <w:t xml:space="preserve">66.26</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0">
            <w:pPr>
              <w:spacing w:line="480" w:lineRule="auto"/>
              <w:jc w:val="center"/>
              <w:rPr/>
            </w:pPr>
            <w:r w:rsidDel="00000000" w:rsidR="00000000" w:rsidRPr="00000000">
              <w:rPr>
                <w:rtl w:val="0"/>
              </w:rPr>
              <w:t xml:space="preserve">10.56</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2">
            <w:pPr>
              <w:spacing w:line="480" w:lineRule="auto"/>
              <w:jc w:val="center"/>
              <w:rPr/>
            </w:pPr>
            <w:r w:rsidDel="00000000" w:rsidR="00000000" w:rsidRPr="00000000">
              <w:rPr>
                <w:rtl w:val="0"/>
              </w:rPr>
              <w:t xml:space="preserve">1.65</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4">
            <w:pPr>
              <w:spacing w:line="480" w:lineRule="auto"/>
              <w:rPr/>
            </w:pPr>
            <w:r w:rsidDel="00000000" w:rsidR="00000000" w:rsidRPr="00000000">
              <w:rPr>
                <w:rtl w:val="0"/>
              </w:rPr>
              <w:t xml:space="preserve">78.47</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6">
            <w:pPr>
              <w:spacing w:line="480" w:lineRule="auto"/>
              <w:rPr/>
            </w:pPr>
            <w:r w:rsidDel="00000000" w:rsidR="00000000" w:rsidRPr="00000000">
              <w:rPr>
                <w:rtl w:val="0"/>
              </w:rPr>
              <w:t xml:space="preserve">5119.6</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8">
            <w:pPr>
              <w:spacing w:line="480" w:lineRule="auto"/>
              <w:rPr/>
            </w:pPr>
            <w:r w:rsidDel="00000000" w:rsidR="00000000" w:rsidRPr="00000000">
              <w:rPr>
                <w:rtl w:val="0"/>
              </w:rPr>
              <w:t xml:space="preserve">462</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A">
            <w:pPr>
              <w:spacing w:line="480" w:lineRule="auto"/>
              <w:jc w:val="right"/>
              <w:rPr/>
            </w:pPr>
            <w:r w:rsidDel="00000000" w:rsidR="00000000" w:rsidRPr="00000000">
              <w:rPr>
                <w:rtl w:val="0"/>
              </w:rPr>
              <w:t xml:space="preserve">&lt;0.001</w:t>
            </w:r>
          </w:p>
        </w:tc>
      </w:tr>
      <w:tr>
        <w:trPr>
          <w:cantSplit w:val="0"/>
          <w:trHeight w:val="392"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0C">
            <w:pPr>
              <w:spacing w:line="48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0D">
            <w:pPr>
              <w:spacing w:line="480" w:lineRule="auto"/>
              <w:rPr/>
            </w:pPr>
            <w:r w:rsidDel="00000000" w:rsidR="00000000" w:rsidRPr="00000000">
              <w:rPr>
                <w:sz w:val="22"/>
                <w:szCs w:val="22"/>
                <w:rtl w:val="0"/>
              </w:rPr>
              <w:t xml:space="preserve">taxonomic group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0E">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0F">
            <w:pPr>
              <w:spacing w:line="48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11">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2">
            <w:pPr>
              <w:spacing w:line="480" w:lineRule="auto"/>
              <w:jc w:val="center"/>
              <w:rPr/>
            </w:pPr>
            <w:r w:rsidDel="00000000" w:rsidR="00000000" w:rsidRPr="00000000">
              <w:rPr>
                <w:rtl w:val="0"/>
              </w:rPr>
              <w:t xml:space="preserve">0.02</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4">
            <w:pPr>
              <w:spacing w:line="480" w:lineRule="auto"/>
              <w:rPr/>
            </w:pPr>
            <w:r w:rsidDel="00000000" w:rsidR="00000000" w:rsidRPr="00000000">
              <w:rPr>
                <w:rtl w:val="0"/>
              </w:rPr>
              <w:t xml:space="preserve">0.04</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6">
            <w:pPr>
              <w:spacing w:line="480" w:lineRule="auto"/>
              <w:rPr/>
            </w:pPr>
            <w:r w:rsidDel="00000000" w:rsidR="00000000" w:rsidRPr="00000000">
              <w:rPr>
                <w:rtl w:val="0"/>
              </w:rPr>
              <w:t xml:space="preserve">0.35</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8">
            <w:pPr>
              <w:spacing w:line="480" w:lineRule="auto"/>
              <w:rPr/>
            </w:pPr>
            <w:r w:rsidDel="00000000" w:rsidR="00000000" w:rsidRPr="00000000">
              <w:rPr>
                <w:rtl w:val="0"/>
              </w:rPr>
              <w:t xml:space="preserve">-0.07</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A">
            <w:pPr>
              <w:spacing w:line="480" w:lineRule="auto"/>
              <w:rPr/>
            </w:pPr>
            <w:r w:rsidDel="00000000" w:rsidR="00000000" w:rsidRPr="00000000">
              <w:rPr>
                <w:rtl w:val="0"/>
              </w:rPr>
              <w:t xml:space="preserve">0.10</w:t>
            </w:r>
          </w:p>
        </w:tc>
        <w:tc>
          <w:tcPr>
            <w:gridSpan w:val="3"/>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B">
            <w:pPr>
              <w:spacing w:line="480" w:lineRule="auto"/>
              <w:jc w:val="right"/>
              <w:rPr/>
            </w:pPr>
            <w:r w:rsidDel="00000000" w:rsidR="00000000" w:rsidRPr="00000000">
              <w:rPr>
                <w:rtl w:val="0"/>
              </w:rPr>
              <w:t xml:space="preserve">0.72</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1E">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20">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22">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24">
            <w:pPr>
              <w:spacing w:line="480" w:lineRule="auto"/>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26">
            <w:pPr>
              <w:spacing w:line="480" w:lineRule="auto"/>
              <w:rPr/>
            </w:pPr>
            <w:r w:rsidDel="00000000" w:rsidR="00000000" w:rsidRPr="00000000">
              <w:rPr>
                <w:rtl w:val="0"/>
              </w:rPr>
              <w:t xml:space="preserve">0.12</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28">
            <w:pPr>
              <w:spacing w:line="480" w:lineRule="auto"/>
              <w:rPr/>
            </w:pPr>
            <w:r w:rsidDel="00000000" w:rsidR="00000000" w:rsidRPr="00000000">
              <w:rPr>
                <w:rtl w:val="0"/>
              </w:rPr>
              <w:t xml:space="preserve">1</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2A">
            <w:pPr>
              <w:spacing w:line="480" w:lineRule="auto"/>
              <w:jc w:val="right"/>
              <w:rPr/>
            </w:pPr>
            <w:r w:rsidDel="00000000" w:rsidR="00000000" w:rsidRPr="00000000">
              <w:rPr>
                <w:rtl w:val="0"/>
              </w:rPr>
              <w:t xml:space="preserve">0.72</w:t>
            </w:r>
          </w:p>
        </w:tc>
      </w:tr>
      <w:tr>
        <w:trPr>
          <w:cantSplit w:val="0"/>
          <w:trHeight w:val="39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2C">
            <w:pPr>
              <w:spacing w:line="480" w:lineRule="auto"/>
              <w:rPr/>
            </w:pPr>
            <w:r w:rsidDel="00000000" w:rsidR="00000000" w:rsidRPr="00000000">
              <w:rPr>
                <w:sz w:val="22"/>
                <w:szCs w:val="22"/>
                <w:rtl w:val="0"/>
              </w:rPr>
              <w:t xml:space="preserve">(b)</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2D">
            <w:pPr>
              <w:spacing w:line="480" w:lineRule="auto"/>
              <w:rPr/>
            </w:pPr>
            <w:r w:rsidDel="00000000" w:rsidR="00000000" w:rsidRPr="00000000">
              <w:rPr>
                <w:sz w:val="22"/>
                <w:szCs w:val="22"/>
                <w:rtl w:val="0"/>
              </w:rPr>
              <w:t xml:space="preserve">amphibians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A2E">
            <w:pPr>
              <w:spacing w:line="480" w:lineRule="auto"/>
              <w:jc w:val="center"/>
              <w:rPr/>
            </w:pPr>
            <w:r w:rsidDel="00000000" w:rsidR="00000000" w:rsidRPr="00000000">
              <w:rPr>
                <w:rtl w:val="0"/>
              </w:rPr>
              <w:t xml:space="preserve">86</w:t>
            </w:r>
          </w:p>
        </w:tc>
        <w:tc>
          <w:tcPr>
            <w:gridSpan w:val="2"/>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A2F">
            <w:pPr>
              <w:spacing w:line="480" w:lineRule="auto"/>
              <w:jc w:val="center"/>
              <w:rPr/>
            </w:pPr>
            <w:r w:rsidDel="00000000" w:rsidR="00000000" w:rsidRPr="00000000">
              <w:rPr>
                <w:rtl w:val="0"/>
              </w:rPr>
              <w:t xml:space="preserve">13</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31">
            <w:pPr>
              <w:spacing w:line="480" w:lineRule="auto"/>
              <w:jc w:val="center"/>
              <w:rPr/>
            </w:pPr>
            <w:r w:rsidDel="00000000" w:rsidR="00000000" w:rsidRPr="00000000">
              <w:rPr>
                <w:rtl w:val="0"/>
              </w:rPr>
              <w:t xml:space="preserve">21</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32">
            <w:pPr>
              <w:spacing w:line="480" w:lineRule="auto"/>
              <w:jc w:val="center"/>
              <w:rPr/>
            </w:pPr>
            <w:r w:rsidDel="00000000" w:rsidR="00000000" w:rsidRPr="00000000">
              <w:rPr>
                <w:rtl w:val="0"/>
              </w:rPr>
              <w:t xml:space="preserve">0.47</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34">
            <w:pPr>
              <w:spacing w:line="480" w:lineRule="auto"/>
              <w:rPr/>
            </w:pPr>
            <w:r w:rsidDel="00000000" w:rsidR="00000000" w:rsidRPr="00000000">
              <w:rPr>
                <w:rtl w:val="0"/>
              </w:rPr>
              <w:t xml:space="preserve">0.10</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36">
            <w:pPr>
              <w:spacing w:line="480" w:lineRule="auto"/>
              <w:rPr/>
            </w:pPr>
            <w:r w:rsidDel="00000000" w:rsidR="00000000" w:rsidRPr="00000000">
              <w:rPr>
                <w:rtl w:val="0"/>
              </w:rPr>
              <w:t xml:space="preserve">4.65</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38">
            <w:pPr>
              <w:spacing w:line="480" w:lineRule="auto"/>
              <w:rPr/>
            </w:pPr>
            <w:r w:rsidDel="00000000" w:rsidR="00000000" w:rsidRPr="00000000">
              <w:rPr>
                <w:rtl w:val="0"/>
              </w:rPr>
              <w:t xml:space="preserve">0.27</w:t>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A3A">
            <w:pPr>
              <w:spacing w:line="480" w:lineRule="auto"/>
              <w:rPr/>
            </w:pPr>
            <w:r w:rsidDel="00000000" w:rsidR="00000000" w:rsidRPr="00000000">
              <w:rPr>
                <w:rtl w:val="0"/>
              </w:rPr>
              <w:t xml:space="preserve">0.67</w:t>
            </w:r>
          </w:p>
        </w:tc>
        <w:tc>
          <w:tcPr>
            <w:gridSpan w:val="3"/>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A3B">
            <w:pPr>
              <w:spacing w:line="480" w:lineRule="auto"/>
              <w:jc w:val="right"/>
              <w:rPr/>
            </w:pPr>
            <w:r w:rsidDel="00000000" w:rsidR="00000000" w:rsidRPr="00000000">
              <w:rPr>
                <w:rtl w:val="0"/>
              </w:rPr>
              <w:t xml:space="preserve">&lt;0.001</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3E">
            <w:pPr>
              <w:spacing w:line="480" w:lineRule="auto"/>
              <w:rPr/>
            </w:pPr>
            <w:r w:rsidDel="00000000" w:rsidR="00000000" w:rsidRPr="00000000">
              <w:rPr>
                <w:rtl w:val="0"/>
              </w:rPr>
              <w:t xml:space="preserve">38.95</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40">
            <w:pPr>
              <w:spacing w:line="480" w:lineRule="auto"/>
              <w:jc w:val="center"/>
              <w:rPr/>
            </w:pPr>
            <w:r w:rsidDel="00000000" w:rsidR="00000000" w:rsidRPr="00000000">
              <w:rPr>
                <w:rtl w:val="0"/>
              </w:rPr>
              <w:t xml:space="preserve">0</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42">
            <w:pPr>
              <w:spacing w:line="480" w:lineRule="auto"/>
              <w:jc w:val="center"/>
              <w:rPr/>
            </w:pPr>
            <w:r w:rsidDel="00000000" w:rsidR="00000000" w:rsidRPr="00000000">
              <w:rPr>
                <w:rtl w:val="0"/>
              </w:rPr>
              <w:t xml:space="preserve">19.68</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44">
            <w:pPr>
              <w:spacing w:line="480" w:lineRule="auto"/>
              <w:rPr/>
            </w:pPr>
            <w:r w:rsidDel="00000000" w:rsidR="00000000" w:rsidRPr="00000000">
              <w:rPr>
                <w:rtl w:val="0"/>
              </w:rPr>
              <w:t xml:space="preserve">58.64</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46">
            <w:pPr>
              <w:spacing w:line="480" w:lineRule="auto"/>
              <w:rPr/>
            </w:pPr>
            <w:r w:rsidDel="00000000" w:rsidR="00000000" w:rsidRPr="00000000">
              <w:rPr>
                <w:rtl w:val="0"/>
              </w:rPr>
              <w:t xml:space="preserve">537.72</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48">
            <w:pPr>
              <w:spacing w:line="480" w:lineRule="auto"/>
              <w:rPr/>
            </w:pPr>
            <w:r w:rsidDel="00000000" w:rsidR="00000000" w:rsidRPr="00000000">
              <w:rPr>
                <w:rtl w:val="0"/>
              </w:rPr>
              <w:t xml:space="preserve">85</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A4A">
            <w:pPr>
              <w:spacing w:line="480" w:lineRule="auto"/>
              <w:jc w:val="right"/>
              <w:rPr/>
            </w:pPr>
            <w:r w:rsidDel="00000000" w:rsidR="00000000" w:rsidRPr="00000000">
              <w:rPr>
                <w:rtl w:val="0"/>
              </w:rPr>
              <w:t xml:space="preserve">&lt;0.001</w:t>
            </w:r>
          </w:p>
        </w:tc>
      </w:tr>
      <w:tr>
        <w:trPr>
          <w:cantSplit w:val="0"/>
          <w:trHeight w:val="3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spacing w:line="4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spacing w:line="480" w:lineRule="auto"/>
              <w:rPr/>
            </w:pPr>
            <w:r w:rsidDel="00000000" w:rsidR="00000000" w:rsidRPr="00000000">
              <w:rPr>
                <w:sz w:val="22"/>
                <w:szCs w:val="22"/>
                <w:rtl w:val="0"/>
              </w:rPr>
              <w:t xml:space="preserve">arthropods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4E">
            <w:pPr>
              <w:spacing w:line="480" w:lineRule="auto"/>
              <w:jc w:val="center"/>
              <w:rPr/>
            </w:pPr>
            <w:r w:rsidDel="00000000" w:rsidR="00000000" w:rsidRPr="00000000">
              <w:rPr>
                <w:rtl w:val="0"/>
              </w:rPr>
              <w:t xml:space="preserve">74</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4F">
            <w:pPr>
              <w:spacing w:line="48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spacing w:line="480" w:lineRule="auto"/>
              <w:jc w:val="center"/>
              <w:rPr/>
            </w:pPr>
            <w:r w:rsidDel="00000000" w:rsidR="00000000" w:rsidRPr="00000000">
              <w:rPr>
                <w:rtl w:val="0"/>
              </w:rPr>
              <w:t xml:space="preserve">11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spacing w:line="480" w:lineRule="auto"/>
              <w:jc w:val="center"/>
              <w:rPr/>
            </w:pPr>
            <w:r w:rsidDel="00000000" w:rsidR="00000000" w:rsidRPr="00000000">
              <w:rPr>
                <w:rtl w:val="0"/>
              </w:rPr>
              <w:t xml:space="preserve">0.89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spacing w:line="480" w:lineRule="auto"/>
              <w:rPr/>
            </w:pPr>
            <w:r w:rsidDel="00000000" w:rsidR="00000000" w:rsidRPr="00000000">
              <w:rPr>
                <w:rtl w:val="0"/>
              </w:rPr>
              <w:t xml:space="preserve">0.15</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spacing w:line="480" w:lineRule="auto"/>
              <w:rPr/>
            </w:pPr>
            <w:r w:rsidDel="00000000" w:rsidR="00000000" w:rsidRPr="00000000">
              <w:rPr>
                <w:rtl w:val="0"/>
              </w:rPr>
              <w:t xml:space="preserve">5.83</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spacing w:line="480" w:lineRule="auto"/>
              <w:rPr/>
            </w:pPr>
            <w:r w:rsidDel="00000000" w:rsidR="00000000" w:rsidRPr="00000000">
              <w:rPr>
                <w:rtl w:val="0"/>
              </w:rPr>
              <w:t xml:space="preserve">0.59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A">
            <w:pPr>
              <w:spacing w:line="480" w:lineRule="auto"/>
              <w:rPr/>
            </w:pPr>
            <w:r w:rsidDel="00000000" w:rsidR="00000000" w:rsidRPr="00000000">
              <w:rPr>
                <w:rtl w:val="0"/>
              </w:rPr>
              <w:t xml:space="preserve">1.20</w:t>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B">
            <w:pPr>
              <w:spacing w:line="480" w:lineRule="auto"/>
              <w:jc w:val="right"/>
              <w:rPr/>
            </w:pPr>
            <w:r w:rsidDel="00000000" w:rsidR="00000000" w:rsidRPr="00000000">
              <w:rPr>
                <w:rtl w:val="0"/>
              </w:rPr>
              <w:t xml:space="preserve">&lt;0.001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spacing w:line="480" w:lineRule="auto"/>
              <w:jc w:val="center"/>
              <w:rPr/>
            </w:pPr>
            <w:r w:rsidDel="00000000" w:rsidR="00000000" w:rsidRPr="00000000">
              <w:rPr>
                <w:rtl w:val="0"/>
              </w:rPr>
              <w:t xml:space="preserve">72.05</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spacing w:line="480" w:lineRule="auto"/>
              <w:jc w:val="center"/>
              <w:rPr/>
            </w:pPr>
            <w:r w:rsidDel="00000000" w:rsidR="00000000" w:rsidRPr="00000000">
              <w:rPr>
                <w:rtl w:val="0"/>
              </w:rPr>
              <w:t xml:space="preserve">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spacing w:line="480" w:lineRule="auto"/>
              <w:jc w:val="center"/>
              <w:rPr/>
            </w:pPr>
            <w:r w:rsidDel="00000000" w:rsidR="00000000" w:rsidRPr="00000000">
              <w:rPr>
                <w:rtl w:val="0"/>
              </w:rPr>
              <w:t xml:space="preserve">7.17</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spacing w:line="480" w:lineRule="auto"/>
              <w:rPr/>
            </w:pPr>
            <w:r w:rsidDel="00000000" w:rsidR="00000000" w:rsidRPr="00000000">
              <w:rPr>
                <w:rtl w:val="0"/>
              </w:rPr>
              <w:t xml:space="preserve">79.21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spacing w:line="480" w:lineRule="auto"/>
              <w:rPr/>
            </w:pPr>
            <w:r w:rsidDel="00000000" w:rsidR="00000000" w:rsidRPr="00000000">
              <w:rPr>
                <w:rtl w:val="0"/>
              </w:rPr>
              <w:t xml:space="preserve">979.55</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spacing w:line="480" w:lineRule="auto"/>
              <w:rPr/>
            </w:pPr>
            <w:r w:rsidDel="00000000" w:rsidR="00000000" w:rsidRPr="00000000">
              <w:rPr>
                <w:rtl w:val="0"/>
              </w:rPr>
              <w:t xml:space="preserve">73</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spacing w:line="480" w:lineRule="auto"/>
              <w:jc w:val="right"/>
              <w:rPr/>
            </w:pPr>
            <w:r w:rsidDel="00000000" w:rsidR="00000000" w:rsidRPr="00000000">
              <w:rPr>
                <w:rtl w:val="0"/>
              </w:rPr>
              <w:t xml:space="preserve">&lt;0.001</w:t>
            </w:r>
          </w:p>
        </w:tc>
      </w:tr>
      <w:tr>
        <w:trPr>
          <w:cantSplit w:val="0"/>
          <w:trHeight w:val="3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spacing w:line="4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spacing w:line="480" w:lineRule="auto"/>
              <w:rPr/>
            </w:pPr>
            <w:r w:rsidDel="00000000" w:rsidR="00000000" w:rsidRPr="00000000">
              <w:rPr>
                <w:sz w:val="22"/>
                <w:szCs w:val="22"/>
                <w:rtl w:val="0"/>
              </w:rPr>
              <w:t xml:space="preserve">birds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E">
            <w:pPr>
              <w:spacing w:line="480" w:lineRule="auto"/>
              <w:jc w:val="center"/>
              <w:rPr/>
            </w:pPr>
            <w:r w:rsidDel="00000000" w:rsidR="00000000" w:rsidRPr="00000000">
              <w:rPr>
                <w:rtl w:val="0"/>
              </w:rPr>
              <w:t xml:space="preserve">149</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F">
            <w:pPr>
              <w:spacing w:line="480" w:lineRule="auto"/>
              <w:jc w:val="cente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spacing w:line="480" w:lineRule="auto"/>
              <w:jc w:val="center"/>
              <w:rPr/>
            </w:pPr>
            <w:r w:rsidDel="00000000" w:rsidR="00000000" w:rsidRPr="00000000">
              <w:rPr>
                <w:rtl w:val="0"/>
              </w:rPr>
              <w:t xml:space="preserve">38</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spacing w:line="480" w:lineRule="auto"/>
              <w:jc w:val="center"/>
              <w:rPr/>
            </w:pPr>
            <w:r w:rsidDel="00000000" w:rsidR="00000000" w:rsidRPr="00000000">
              <w:rPr>
                <w:rtl w:val="0"/>
              </w:rPr>
              <w:t xml:space="preserve">0.52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spacing w:line="480" w:lineRule="auto"/>
              <w:rPr/>
            </w:pPr>
            <w:r w:rsidDel="00000000" w:rsidR="00000000" w:rsidRPr="00000000">
              <w:rPr>
                <w:rtl w:val="0"/>
              </w:rPr>
              <w:t xml:space="preserve">0.10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spacing w:line="480" w:lineRule="auto"/>
              <w:rPr/>
            </w:pPr>
            <w:r w:rsidDel="00000000" w:rsidR="00000000" w:rsidRPr="00000000">
              <w:rPr>
                <w:rtl w:val="0"/>
              </w:rPr>
              <w:t xml:space="preserve">5.08</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spacing w:line="480" w:lineRule="auto"/>
              <w:rPr/>
            </w:pPr>
            <w:r w:rsidDel="00000000" w:rsidR="00000000" w:rsidRPr="00000000">
              <w:rPr>
                <w:rtl w:val="0"/>
              </w:rPr>
              <w:t xml:space="preserve">0.32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A">
            <w:pPr>
              <w:spacing w:line="480" w:lineRule="auto"/>
              <w:rPr/>
            </w:pPr>
            <w:r w:rsidDel="00000000" w:rsidR="00000000" w:rsidRPr="00000000">
              <w:rPr>
                <w:rtl w:val="0"/>
              </w:rPr>
              <w:t xml:space="preserve">0.72</w:t>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B">
            <w:pPr>
              <w:spacing w:line="480" w:lineRule="auto"/>
              <w:jc w:val="right"/>
              <w:rPr/>
            </w:pPr>
            <w:r w:rsidDel="00000000" w:rsidR="00000000" w:rsidRPr="00000000">
              <w:rPr>
                <w:rtl w:val="0"/>
              </w:rPr>
              <w:t xml:space="preserve">&lt;0.001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spacing w:line="480" w:lineRule="auto"/>
              <w:jc w:val="center"/>
              <w:rPr/>
            </w:pPr>
            <w:r w:rsidDel="00000000" w:rsidR="00000000" w:rsidRPr="00000000">
              <w:rPr>
                <w:rtl w:val="0"/>
              </w:rPr>
              <w:t xml:space="preserve">60.24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spacing w:line="480" w:lineRule="auto"/>
              <w:jc w:val="center"/>
              <w:rPr/>
            </w:pPr>
            <w:r w:rsidDel="00000000" w:rsidR="00000000" w:rsidRPr="00000000">
              <w:rPr>
                <w:rtl w:val="0"/>
              </w:rPr>
              <w:t xml:space="preserve">17.95</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spacing w:line="480" w:lineRule="auto"/>
              <w:jc w:val="center"/>
              <w:rPr/>
            </w:pPr>
            <w:r w:rsidDel="00000000" w:rsidR="00000000" w:rsidRPr="00000000">
              <w:rPr>
                <w:rtl w:val="0"/>
              </w:rPr>
              <w:t xml:space="preserve">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spacing w:line="480" w:lineRule="auto"/>
              <w:rPr/>
            </w:pPr>
            <w:r w:rsidDel="00000000" w:rsidR="00000000" w:rsidRPr="00000000">
              <w:rPr>
                <w:rtl w:val="0"/>
              </w:rPr>
              <w:t xml:space="preserve">78.19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spacing w:line="480" w:lineRule="auto"/>
              <w:rPr/>
            </w:pPr>
            <w:r w:rsidDel="00000000" w:rsidR="00000000" w:rsidRPr="00000000">
              <w:rPr>
                <w:rtl w:val="0"/>
              </w:rPr>
              <w:t xml:space="preserve">1546.2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spacing w:line="480" w:lineRule="auto"/>
              <w:rPr/>
            </w:pPr>
            <w:r w:rsidDel="00000000" w:rsidR="00000000" w:rsidRPr="00000000">
              <w:rPr>
                <w:rtl w:val="0"/>
              </w:rPr>
              <w:t xml:space="preserve">148</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spacing w:line="480" w:lineRule="auto"/>
              <w:jc w:val="right"/>
              <w:rPr/>
            </w:pPr>
            <w:r w:rsidDel="00000000" w:rsidR="00000000" w:rsidRPr="00000000">
              <w:rPr>
                <w:rtl w:val="0"/>
              </w:rPr>
              <w:t xml:space="preserve">&lt;0.001</w:t>
            </w:r>
          </w:p>
        </w:tc>
      </w:tr>
      <w:tr>
        <w:trPr>
          <w:cantSplit w:val="0"/>
          <w:trHeight w:val="3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spacing w:line="4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spacing w:line="480" w:lineRule="auto"/>
              <w:rPr/>
            </w:pPr>
            <w:r w:rsidDel="00000000" w:rsidR="00000000" w:rsidRPr="00000000">
              <w:rPr>
                <w:sz w:val="22"/>
                <w:szCs w:val="22"/>
                <w:rtl w:val="0"/>
              </w:rPr>
              <w:t xml:space="preserve">fish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E">
            <w:pPr>
              <w:spacing w:line="480" w:lineRule="auto"/>
              <w:jc w:val="center"/>
              <w:rPr/>
            </w:pPr>
            <w:r w:rsidDel="00000000" w:rsidR="00000000" w:rsidRPr="00000000">
              <w:rPr>
                <w:rtl w:val="0"/>
              </w:rPr>
              <w:t xml:space="preserve">94</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spacing w:line="48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spacing w:line="480" w:lineRule="auto"/>
              <w:jc w:val="center"/>
              <w:rPr/>
            </w:pPr>
            <w:r w:rsidDel="00000000" w:rsidR="00000000" w:rsidRPr="00000000">
              <w:rPr>
                <w:rtl w:val="0"/>
              </w:rPr>
              <w:t xml:space="preserve">26</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spacing w:line="480" w:lineRule="auto"/>
              <w:jc w:val="center"/>
              <w:rPr/>
            </w:pPr>
            <w:r w:rsidDel="00000000" w:rsidR="00000000" w:rsidRPr="00000000">
              <w:rPr>
                <w:rtl w:val="0"/>
              </w:rPr>
              <w:t xml:space="preserve">0.74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spacing w:line="480" w:lineRule="auto"/>
              <w:rPr/>
            </w:pPr>
            <w:r w:rsidDel="00000000" w:rsidR="00000000" w:rsidRPr="00000000">
              <w:rPr>
                <w:rtl w:val="0"/>
              </w:rPr>
              <w:t xml:space="preserve">0.12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spacing w:line="480" w:lineRule="auto"/>
              <w:rPr/>
            </w:pPr>
            <w:r w:rsidDel="00000000" w:rsidR="00000000" w:rsidRPr="00000000">
              <w:rPr>
                <w:rtl w:val="0"/>
              </w:rPr>
              <w:t xml:space="preserve">6.19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spacing w:line="480" w:lineRule="auto"/>
              <w:rPr/>
            </w:pPr>
            <w:r w:rsidDel="00000000" w:rsidR="00000000" w:rsidRPr="00000000">
              <w:rPr>
                <w:rtl w:val="0"/>
              </w:rPr>
              <w:t xml:space="preserve">0.51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spacing w:line="480" w:lineRule="auto"/>
              <w:rPr/>
            </w:pPr>
            <w:r w:rsidDel="00000000" w:rsidR="00000000" w:rsidRPr="00000000">
              <w:rPr>
                <w:rtl w:val="0"/>
              </w:rPr>
              <w:t xml:space="preserve">0.98</w:t>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B">
            <w:pPr>
              <w:spacing w:line="480" w:lineRule="auto"/>
              <w:jc w:val="right"/>
              <w:rPr/>
            </w:pPr>
            <w:r w:rsidDel="00000000" w:rsidR="00000000" w:rsidRPr="00000000">
              <w:rPr>
                <w:rtl w:val="0"/>
              </w:rPr>
              <w:t xml:space="preserve">&lt;0.001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spacing w:line="480" w:lineRule="auto"/>
              <w:jc w:val="center"/>
              <w:rPr/>
            </w:pPr>
            <w:r w:rsidDel="00000000" w:rsidR="00000000" w:rsidRPr="00000000">
              <w:rPr>
                <w:rtl w:val="0"/>
              </w:rPr>
              <w:t xml:space="preserve">35.07</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spacing w:line="480" w:lineRule="auto"/>
              <w:jc w:val="center"/>
              <w:rPr/>
            </w:pPr>
            <w:r w:rsidDel="00000000" w:rsidR="00000000" w:rsidRPr="00000000">
              <w:rPr>
                <w:rtl w:val="0"/>
              </w:rPr>
              <w:t xml:space="preserve">41.14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spacing w:line="480" w:lineRule="auto"/>
              <w:jc w:val="center"/>
              <w:rPr/>
            </w:pPr>
            <w:r w:rsidDel="00000000" w:rsidR="00000000" w:rsidRPr="00000000">
              <w:rPr>
                <w:rtl w:val="0"/>
              </w:rPr>
              <w:t xml:space="preserve">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spacing w:line="480" w:lineRule="auto"/>
              <w:rPr/>
            </w:pPr>
            <w:r w:rsidDel="00000000" w:rsidR="00000000" w:rsidRPr="00000000">
              <w:rPr>
                <w:rtl w:val="0"/>
              </w:rPr>
              <w:t xml:space="preserve">76.2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spacing w:line="480" w:lineRule="auto"/>
              <w:rPr/>
            </w:pPr>
            <w:r w:rsidDel="00000000" w:rsidR="00000000" w:rsidRPr="00000000">
              <w:rPr>
                <w:rtl w:val="0"/>
              </w:rPr>
              <w:t xml:space="preserve">766.07</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spacing w:line="480" w:lineRule="auto"/>
              <w:rPr/>
            </w:pPr>
            <w:r w:rsidDel="00000000" w:rsidR="00000000" w:rsidRPr="00000000">
              <w:rPr>
                <w:rtl w:val="0"/>
              </w:rPr>
              <w:t xml:space="preserve">93</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spacing w:line="480" w:lineRule="auto"/>
              <w:jc w:val="right"/>
              <w:rPr/>
            </w:pPr>
            <w:r w:rsidDel="00000000" w:rsidR="00000000" w:rsidRPr="00000000">
              <w:rPr>
                <w:rtl w:val="0"/>
              </w:rPr>
              <w:t xml:space="preserve">&lt;0.001</w:t>
            </w:r>
          </w:p>
        </w:tc>
      </w:tr>
      <w:tr>
        <w:trPr>
          <w:cantSplit w:val="0"/>
          <w:trHeight w:val="4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spacing w:line="4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spacing w:line="480" w:lineRule="auto"/>
              <w:rPr/>
            </w:pPr>
            <w:r w:rsidDel="00000000" w:rsidR="00000000" w:rsidRPr="00000000">
              <w:rPr>
                <w:sz w:val="22"/>
                <w:szCs w:val="22"/>
                <w:rtl w:val="0"/>
              </w:rPr>
              <w:t xml:space="preserve">mammals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E">
            <w:pPr>
              <w:spacing w:line="480" w:lineRule="auto"/>
              <w:jc w:val="center"/>
              <w:rPr/>
            </w:pPr>
            <w:r w:rsidDel="00000000" w:rsidR="00000000" w:rsidRPr="00000000">
              <w:rPr>
                <w:rtl w:val="0"/>
              </w:rPr>
              <w:t xml:space="preserve">50</w:t>
            </w:r>
          </w:p>
        </w:tc>
        <w:tc>
          <w:tcPr>
            <w:gridSpan w:val="2"/>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F">
            <w:pPr>
              <w:spacing w:line="48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spacing w:line="480" w:lineRule="auto"/>
              <w:jc w:val="center"/>
              <w:rPr/>
            </w:pPr>
            <w:r w:rsidDel="00000000" w:rsidR="00000000" w:rsidRPr="00000000">
              <w:rPr>
                <w:rtl w:val="0"/>
              </w:rPr>
              <w:t xml:space="preserve">7</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spacing w:line="480" w:lineRule="auto"/>
              <w:jc w:val="center"/>
              <w:rPr/>
            </w:pPr>
            <w:r w:rsidDel="00000000" w:rsidR="00000000" w:rsidRPr="00000000">
              <w:rPr>
                <w:rtl w:val="0"/>
              </w:rPr>
              <w:t xml:space="preserve">1.32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spacing w:line="480" w:lineRule="auto"/>
              <w:rPr/>
            </w:pPr>
            <w:r w:rsidDel="00000000" w:rsidR="00000000" w:rsidRPr="00000000">
              <w:rPr>
                <w:rtl w:val="0"/>
              </w:rPr>
              <w:t xml:space="preserve">0.24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spacing w:line="480" w:lineRule="auto"/>
              <w:rPr/>
            </w:pPr>
            <w:r w:rsidDel="00000000" w:rsidR="00000000" w:rsidRPr="00000000">
              <w:rPr>
                <w:rtl w:val="0"/>
              </w:rPr>
              <w:t xml:space="preserve">5.58</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spacing w:line="480" w:lineRule="auto"/>
              <w:rPr/>
            </w:pPr>
            <w:r w:rsidDel="00000000" w:rsidR="00000000" w:rsidRPr="00000000">
              <w:rPr>
                <w:rtl w:val="0"/>
              </w:rPr>
              <w:t xml:space="preserve">0.86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BA">
            <w:pPr>
              <w:spacing w:line="480" w:lineRule="auto"/>
              <w:rPr/>
            </w:pPr>
            <w:r w:rsidDel="00000000" w:rsidR="00000000" w:rsidRPr="00000000">
              <w:rPr>
                <w:rtl w:val="0"/>
              </w:rPr>
              <w:t xml:space="preserve">1.79</w:t>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BB">
            <w:pPr>
              <w:spacing w:line="480" w:lineRule="auto"/>
              <w:jc w:val="right"/>
              <w:rPr/>
            </w:pPr>
            <w:r w:rsidDel="00000000" w:rsidR="00000000" w:rsidRPr="00000000">
              <w:rPr>
                <w:rtl w:val="0"/>
              </w:rPr>
              <w:t xml:space="preserve">&lt;0.001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spacing w:line="480" w:lineRule="auto"/>
              <w:jc w:val="center"/>
              <w:rPr/>
            </w:pPr>
            <w:r w:rsidDel="00000000" w:rsidR="00000000" w:rsidRPr="00000000">
              <w:rPr>
                <w:rtl w:val="0"/>
              </w:rPr>
              <w:t xml:space="preserve">85.42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spacing w:line="480" w:lineRule="auto"/>
              <w:jc w:val="center"/>
              <w:rPr/>
            </w:pPr>
            <w:r w:rsidDel="00000000" w:rsidR="00000000" w:rsidRPr="00000000">
              <w:rPr>
                <w:rtl w:val="0"/>
              </w:rPr>
              <w:t xml:space="preserve">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spacing w:line="480" w:lineRule="auto"/>
              <w:jc w:val="center"/>
              <w:rPr/>
            </w:pPr>
            <w:r w:rsidDel="00000000" w:rsidR="00000000" w:rsidRPr="00000000">
              <w:rPr>
                <w:rtl w:val="0"/>
              </w:rPr>
              <w:t xml:space="preserve">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spacing w:line="480" w:lineRule="auto"/>
              <w:rPr/>
            </w:pPr>
            <w:r w:rsidDel="00000000" w:rsidR="00000000" w:rsidRPr="00000000">
              <w:rPr>
                <w:rtl w:val="0"/>
              </w:rPr>
              <w:t xml:space="preserve">85.42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spacing w:line="480" w:lineRule="auto"/>
              <w:rPr/>
            </w:pPr>
            <w:r w:rsidDel="00000000" w:rsidR="00000000" w:rsidRPr="00000000">
              <w:rPr>
                <w:rtl w:val="0"/>
              </w:rPr>
              <w:t xml:space="preserve">713.49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spacing w:line="480" w:lineRule="auto"/>
              <w:rPr/>
            </w:pPr>
            <w:r w:rsidDel="00000000" w:rsidR="00000000" w:rsidRPr="00000000">
              <w:rPr>
                <w:rtl w:val="0"/>
              </w:rPr>
              <w:t xml:space="preserve">49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spacing w:line="480" w:lineRule="auto"/>
              <w:jc w:val="right"/>
              <w:rPr/>
            </w:pPr>
            <w:r w:rsidDel="00000000" w:rsidR="00000000" w:rsidRPr="00000000">
              <w:rPr>
                <w:rtl w:val="0"/>
              </w:rPr>
              <w:t xml:space="preserve">&lt;0.001</w:t>
            </w:r>
          </w:p>
        </w:tc>
      </w:tr>
      <w:tr>
        <w:trPr>
          <w:cantSplit w:val="0"/>
          <w:trHeight w:val="392"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CC">
            <w:pPr>
              <w:spacing w:line="48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CD">
            <w:pPr>
              <w:spacing w:line="480" w:lineRule="auto"/>
              <w:rPr/>
            </w:pPr>
            <w:r w:rsidDel="00000000" w:rsidR="00000000" w:rsidRPr="00000000">
              <w:rPr>
                <w:sz w:val="22"/>
                <w:szCs w:val="22"/>
                <w:rtl w:val="0"/>
              </w:rPr>
              <w:t xml:space="preserve">molluscs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CE">
            <w:pPr>
              <w:spacing w:line="480" w:lineRule="auto"/>
              <w:jc w:val="center"/>
              <w:rPr/>
            </w:pPr>
            <w:r w:rsidDel="00000000" w:rsidR="00000000" w:rsidRPr="00000000">
              <w:rPr>
                <w:rtl w:val="0"/>
              </w:rPr>
              <w:t xml:space="preserve">30</w:t>
            </w:r>
          </w:p>
        </w:tc>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CF">
            <w:pPr>
              <w:spacing w:line="480" w:lineRule="auto"/>
              <w:jc w:val="cente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D1">
            <w:pPr>
              <w:spacing w:line="480" w:lineRule="auto"/>
              <w:jc w:val="center"/>
              <w:rPr/>
            </w:pPr>
            <w:r w:rsidDel="00000000" w:rsidR="00000000" w:rsidRPr="00000000">
              <w:rPr>
                <w:rtl w:val="0"/>
              </w:rPr>
              <w:t xml:space="preserve">5</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D2">
            <w:pPr>
              <w:spacing w:line="480" w:lineRule="auto"/>
              <w:jc w:val="center"/>
              <w:rPr/>
            </w:pPr>
            <w:r w:rsidDel="00000000" w:rsidR="00000000" w:rsidRPr="00000000">
              <w:rPr>
                <w:rtl w:val="0"/>
              </w:rPr>
              <w:t xml:space="preserve">0.79</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D4">
            <w:pPr>
              <w:spacing w:line="480" w:lineRule="auto"/>
              <w:rPr/>
            </w:pPr>
            <w:r w:rsidDel="00000000" w:rsidR="00000000" w:rsidRPr="00000000">
              <w:rPr>
                <w:rtl w:val="0"/>
              </w:rPr>
              <w:t xml:space="preserve">0.28</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D6">
            <w:pPr>
              <w:spacing w:line="480" w:lineRule="auto"/>
              <w:rPr/>
            </w:pPr>
            <w:r w:rsidDel="00000000" w:rsidR="00000000" w:rsidRPr="00000000">
              <w:rPr>
                <w:rtl w:val="0"/>
              </w:rPr>
              <w:t xml:space="preserve">2.84</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D8">
            <w:pPr>
              <w:spacing w:line="480" w:lineRule="auto"/>
              <w:rPr/>
            </w:pPr>
            <w:r w:rsidDel="00000000" w:rsidR="00000000" w:rsidRPr="00000000">
              <w:rPr>
                <w:rtl w:val="0"/>
              </w:rPr>
              <w:t xml:space="preserve">0.24</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DA">
            <w:pPr>
              <w:spacing w:line="480" w:lineRule="auto"/>
              <w:rPr/>
            </w:pPr>
            <w:r w:rsidDel="00000000" w:rsidR="00000000" w:rsidRPr="00000000">
              <w:rPr>
                <w:rtl w:val="0"/>
              </w:rPr>
              <w:t xml:space="preserve">1.33</w:t>
            </w:r>
          </w:p>
        </w:tc>
        <w:tc>
          <w:tcPr>
            <w:gridSpan w:val="3"/>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ADB">
            <w:pPr>
              <w:spacing w:line="480" w:lineRule="auto"/>
              <w:jc w:val="right"/>
              <w:rPr/>
            </w:pPr>
            <w:r w:rsidDel="00000000" w:rsidR="00000000" w:rsidRPr="00000000">
              <w:rPr>
                <w:rtl w:val="0"/>
              </w:rPr>
              <w:t xml:space="preserve">0.0045</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DE">
            <w:pPr>
              <w:spacing w:line="480" w:lineRule="auto"/>
              <w:jc w:val="center"/>
              <w:rPr/>
            </w:pPr>
            <w:r w:rsidDel="00000000" w:rsidR="00000000" w:rsidRPr="00000000">
              <w:rPr>
                <w:rtl w:val="0"/>
              </w:rPr>
              <w:t xml:space="preserve">68.79</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0">
            <w:pPr>
              <w:spacing w:line="480" w:lineRule="auto"/>
              <w:jc w:val="center"/>
              <w:rPr/>
            </w:pPr>
            <w:r w:rsidDel="00000000" w:rsidR="00000000" w:rsidRPr="00000000">
              <w:rPr>
                <w:rtl w:val="0"/>
              </w:rPr>
              <w:t xml:space="preserve">0</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2">
            <w:pPr>
              <w:spacing w:line="480" w:lineRule="auto"/>
              <w:jc w:val="center"/>
              <w:rPr/>
            </w:pPr>
            <w:r w:rsidDel="00000000" w:rsidR="00000000" w:rsidRPr="00000000">
              <w:rPr>
                <w:rtl w:val="0"/>
              </w:rPr>
              <w:t xml:space="preserve">16.4</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4">
            <w:pPr>
              <w:spacing w:line="480" w:lineRule="auto"/>
              <w:rPr/>
            </w:pPr>
            <w:r w:rsidDel="00000000" w:rsidR="00000000" w:rsidRPr="00000000">
              <w:rPr>
                <w:rtl w:val="0"/>
              </w:rPr>
              <w:t xml:space="preserve">85.2</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6">
            <w:pPr>
              <w:spacing w:line="480" w:lineRule="auto"/>
              <w:rPr/>
            </w:pPr>
            <w:r w:rsidDel="00000000" w:rsidR="00000000" w:rsidRPr="00000000">
              <w:rPr>
                <w:rtl w:val="0"/>
              </w:rPr>
              <w:t xml:space="preserve">535.15</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8">
            <w:pPr>
              <w:spacing w:line="480" w:lineRule="auto"/>
              <w:rPr/>
            </w:pPr>
            <w:r w:rsidDel="00000000" w:rsidR="00000000" w:rsidRPr="00000000">
              <w:rPr>
                <w:rtl w:val="0"/>
              </w:rPr>
              <w:t xml:space="preserve">29</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A">
            <w:pPr>
              <w:spacing w:line="480" w:lineRule="auto"/>
              <w:jc w:val="right"/>
              <w:rPr/>
            </w:pPr>
            <w:r w:rsidDel="00000000" w:rsidR="00000000" w:rsidRPr="00000000">
              <w:rPr>
                <w:rtl w:val="0"/>
              </w:rPr>
              <w:t xml:space="preserve">&lt;0.001</w:t>
            </w:r>
          </w:p>
        </w:tc>
      </w:tr>
    </w:tbl>
    <w:p w:rsidR="00000000" w:rsidDel="00000000" w:rsidP="00000000" w:rsidRDefault="00000000" w:rsidRPr="00000000" w14:paraId="00000AEC">
      <w:pPr>
        <w:rPr>
          <w:rFonts w:ascii="Times" w:cs="Times" w:eastAsia="Times" w:hAnsi="Times"/>
        </w:rPr>
        <w:sectPr>
          <w:type w:val="nextPage"/>
          <w:pgSz w:h="11906" w:w="16838" w:orient="landscape"/>
          <w:pgMar w:bottom="1276" w:top="1440" w:left="1440" w:right="1440" w:header="708" w:footer="708"/>
          <w:lnNumType w:countBy="1" w:start="0" w:restart="continuous"/>
        </w:sectPr>
      </w:pPr>
      <w:r w:rsidDel="00000000" w:rsidR="00000000" w:rsidRPr="00000000">
        <w:rPr>
          <w:rtl w:val="0"/>
        </w:rPr>
      </w:r>
    </w:p>
    <w:p w:rsidR="00000000" w:rsidDel="00000000" w:rsidP="00000000" w:rsidRDefault="00000000" w:rsidRPr="00000000" w14:paraId="00000AED">
      <w:pPr>
        <w:spacing w:line="480" w:lineRule="auto"/>
        <w:ind w:firstLine="720"/>
        <w:jc w:val="both"/>
        <w:rPr>
          <w:rFonts w:ascii="Times" w:cs="Times" w:eastAsia="Times" w:hAnsi="Times"/>
        </w:rPr>
      </w:pPr>
      <w:r w:rsidDel="00000000" w:rsidR="00000000" w:rsidRPr="00000000">
        <w:rPr>
          <w:rtl w:val="0"/>
        </w:rPr>
      </w:r>
    </w:p>
    <w:p w:rsidR="00000000" w:rsidDel="00000000" w:rsidP="00000000" w:rsidRDefault="00000000" w:rsidRPr="00000000" w14:paraId="00000AEE">
      <w:pPr>
        <w:spacing w:line="480" w:lineRule="auto"/>
        <w:ind w:firstLine="720"/>
        <w:jc w:val="both"/>
        <w:rPr>
          <w:rFonts w:ascii="Times" w:cs="Times" w:eastAsia="Times" w:hAnsi="Times"/>
        </w:rPr>
      </w:pPr>
      <w:r w:rsidDel="00000000" w:rsidR="00000000" w:rsidRPr="00000000">
        <w:rPr>
          <w:rFonts w:ascii="Times" w:cs="Times" w:eastAsia="Times" w:hAnsi="Times"/>
          <w:rtl w:val="0"/>
        </w:rPr>
        <w:t xml:space="preserve">Meta-analysis is vulnerable to outliers and other potentially influential data points. However, diagnostics tests for identifying, and rules for excluding these data points are still evolving, particularly for multi-level models [29]. We evaluated the sensitivity of our analyses by comparing fitted models with and without effect sizes that we defined as potentially influential from inspecting graphs. Including or excluding these values did not change the overall outcome of the results. Circle plots were created with the package CIRCLIZE [30]. Animal drawings are from phylopic.org.</w:t>
      </w:r>
    </w:p>
    <w:p w:rsidR="00000000" w:rsidDel="00000000" w:rsidP="00000000" w:rsidRDefault="00000000" w:rsidRPr="00000000" w14:paraId="00000AEF">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4114808" cy="3657607"/>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4808" cy="3657607"/>
                    </a:xfrm>
                    <a:prstGeom prst="rect"/>
                    <a:ln/>
                  </pic:spPr>
                </pic:pic>
              </a:graphicData>
            </a:graphic>
          </wp:inline>
        </w:drawing>
      </w:r>
      <w:r w:rsidDel="00000000" w:rsidR="00000000" w:rsidRPr="00000000">
        <w:rPr>
          <w:rtl w:val="0"/>
        </w:rPr>
      </w:r>
    </w:p>
    <w:p w:rsidR="00000000" w:rsidDel="00000000" w:rsidP="00000000" w:rsidRDefault="00000000" w:rsidRPr="00000000" w14:paraId="00000AF0">
      <w:pPr>
        <w:spacing w:line="480" w:lineRule="auto"/>
        <w:jc w:val="both"/>
        <w:rPr/>
      </w:pPr>
      <w:r w:rsidDel="00000000" w:rsidR="00000000" w:rsidRPr="00000000">
        <w:rPr>
          <w:rtl w:val="0"/>
        </w:rPr>
        <w:t xml:space="preserve">Figure S2. (A) Standardized absolute mean differences (SMDH) for each species of amphibians (n = the number of effect sizes per species).</w:t>
      </w:r>
    </w:p>
    <w:p w:rsidR="00000000" w:rsidDel="00000000" w:rsidP="00000000" w:rsidRDefault="00000000" w:rsidRPr="00000000" w14:paraId="00000AF1">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AF2">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4114808" cy="2743205"/>
            <wp:effectExtent b="0" l="0" r="0" t="0"/>
            <wp:docPr id="2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14808" cy="2743205"/>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spacing w:line="480" w:lineRule="auto"/>
        <w:jc w:val="both"/>
        <w:rPr>
          <w:rFonts w:ascii="Times" w:cs="Times" w:eastAsia="Times" w:hAnsi="Times"/>
        </w:rPr>
      </w:pPr>
      <w:r w:rsidDel="00000000" w:rsidR="00000000" w:rsidRPr="00000000">
        <w:rPr>
          <w:rtl w:val="0"/>
        </w:rPr>
        <w:t xml:space="preserve">Figure S2. (B) Standardized absolute mean differences (SMDH) for each species of arthropods (n = the number of effect sizes per species).</w:t>
      </w:r>
      <w:r w:rsidDel="00000000" w:rsidR="00000000" w:rsidRPr="00000000">
        <w:rPr>
          <w:rtl w:val="0"/>
        </w:rPr>
      </w:r>
    </w:p>
    <w:p w:rsidR="00000000" w:rsidDel="00000000" w:rsidP="00000000" w:rsidRDefault="00000000" w:rsidRPr="00000000" w14:paraId="00000AF4">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4114808" cy="5486411"/>
            <wp:effectExtent b="0" l="0" r="0" t="0"/>
            <wp:docPr id="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14808" cy="5486411"/>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spacing w:line="480" w:lineRule="auto"/>
        <w:jc w:val="both"/>
        <w:rPr/>
      </w:pPr>
      <w:r w:rsidDel="00000000" w:rsidR="00000000" w:rsidRPr="00000000">
        <w:rPr>
          <w:rtl w:val="0"/>
        </w:rPr>
        <w:t xml:space="preserve">Figure S2. (C) Standardized absolute mean differences (SMDH) for each species of birds (n = the number of effect sizes per species).</w:t>
      </w:r>
    </w:p>
    <w:p w:rsidR="00000000" w:rsidDel="00000000" w:rsidP="00000000" w:rsidRDefault="00000000" w:rsidRPr="00000000" w14:paraId="00000AF6">
      <w:pPr>
        <w:rPr/>
      </w:pPr>
      <w:r w:rsidDel="00000000" w:rsidR="00000000" w:rsidRPr="00000000">
        <w:br w:type="page"/>
      </w:r>
      <w:r w:rsidDel="00000000" w:rsidR="00000000" w:rsidRPr="00000000">
        <w:rPr>
          <w:rtl w:val="0"/>
        </w:rPr>
      </w:r>
    </w:p>
    <w:p w:rsidR="00000000" w:rsidDel="00000000" w:rsidP="00000000" w:rsidRDefault="00000000" w:rsidRPr="00000000" w14:paraId="00000AF7">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4114808" cy="1828804"/>
            <wp:effectExtent b="0" l="0" r="0" t="0"/>
            <wp:docPr id="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14808" cy="1828804"/>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spacing w:line="480" w:lineRule="auto"/>
        <w:jc w:val="both"/>
        <w:rPr/>
      </w:pPr>
      <w:r w:rsidDel="00000000" w:rsidR="00000000" w:rsidRPr="00000000">
        <w:rPr>
          <w:rtl w:val="0"/>
        </w:rPr>
        <w:t xml:space="preserve">Figure S2. (D) Standardized absolute mean differences (SMDH) for each species of molluscs (n = the number of effect sizes per species).</w:t>
      </w:r>
    </w:p>
    <w:p w:rsidR="00000000" w:rsidDel="00000000" w:rsidP="00000000" w:rsidRDefault="00000000" w:rsidRPr="00000000" w14:paraId="00000AF9">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AFA">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4114808" cy="4160528"/>
            <wp:effectExtent b="0" l="0" r="0" t="0"/>
            <wp:docPr id="2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14808" cy="4160528"/>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spacing w:line="480" w:lineRule="auto"/>
        <w:jc w:val="both"/>
        <w:rPr>
          <w:rFonts w:ascii="Times" w:cs="Times" w:eastAsia="Times" w:hAnsi="Times"/>
        </w:rPr>
      </w:pPr>
      <w:r w:rsidDel="00000000" w:rsidR="00000000" w:rsidRPr="00000000">
        <w:rPr>
          <w:rtl w:val="0"/>
        </w:rPr>
        <w:t xml:space="preserve">Figure S2. (E) Standardized absolute mean differences (SMDH) for each species of fish (n = the number of effect sizes per species).</w:t>
      </w:r>
      <w:r w:rsidDel="00000000" w:rsidR="00000000" w:rsidRPr="00000000">
        <w:rPr>
          <w:rtl w:val="0"/>
        </w:rPr>
      </w:r>
    </w:p>
    <w:p w:rsidR="00000000" w:rsidDel="00000000" w:rsidP="00000000" w:rsidRDefault="00000000" w:rsidRPr="00000000" w14:paraId="00000AFC">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4114808" cy="2286005"/>
            <wp:effectExtent b="0" l="0" r="0" t="0"/>
            <wp:docPr id="2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114808" cy="2286005"/>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spacing w:line="480" w:lineRule="auto"/>
        <w:jc w:val="both"/>
        <w:rPr/>
      </w:pPr>
      <w:r w:rsidDel="00000000" w:rsidR="00000000" w:rsidRPr="00000000">
        <w:rPr>
          <w:rtl w:val="0"/>
        </w:rPr>
        <w:t xml:space="preserve">Figure S2. (E) Standardized absolute mean differences (SMDH) for each species of mammals (n = the number of effect sizes per species).</w:t>
      </w:r>
    </w:p>
    <w:p w:rsidR="00000000" w:rsidDel="00000000" w:rsidP="00000000" w:rsidRDefault="00000000" w:rsidRPr="00000000" w14:paraId="00000AFE">
      <w:pPr>
        <w:rPr>
          <w:rFonts w:ascii="Times" w:cs="Times" w:eastAsia="Times" w:hAnsi="Times"/>
        </w:rPr>
      </w:pPr>
      <w:r w:rsidDel="00000000" w:rsidR="00000000" w:rsidRPr="00000000">
        <w:rPr>
          <w:rtl w:val="0"/>
        </w:rPr>
      </w:r>
    </w:p>
    <w:p w:rsidR="00000000" w:rsidDel="00000000" w:rsidP="00000000" w:rsidRDefault="00000000" w:rsidRPr="00000000" w14:paraId="00000AFF">
      <w:pPr>
        <w:rPr>
          <w:rFonts w:ascii="Times" w:cs="Times" w:eastAsia="Times" w:hAnsi="Times"/>
        </w:rPr>
      </w:pPr>
      <w:r w:rsidDel="00000000" w:rsidR="00000000" w:rsidRPr="00000000">
        <w:rPr>
          <w:rtl w:val="0"/>
        </w:rPr>
      </w:r>
    </w:p>
    <w:p w:rsidR="00000000" w:rsidDel="00000000" w:rsidP="00000000" w:rsidRDefault="00000000" w:rsidRPr="00000000" w14:paraId="00000B00">
      <w:pPr>
        <w:spacing w:line="480" w:lineRule="auto"/>
        <w:rPr>
          <w:rFonts w:ascii="Times" w:cs="Times" w:eastAsia="Times" w:hAnsi="Times"/>
        </w:rPr>
      </w:pPr>
      <w:r w:rsidDel="00000000" w:rsidR="00000000" w:rsidRPr="00000000">
        <w:rPr>
          <w:rFonts w:ascii="Times" w:cs="Times" w:eastAsia="Times" w:hAnsi="Times"/>
          <w:rtl w:val="0"/>
        </w:rPr>
        <w:t xml:space="preserve">Types of noise</w:t>
      </w:r>
    </w:p>
    <w:p w:rsidR="00000000" w:rsidDel="00000000" w:rsidP="00000000" w:rsidRDefault="00000000" w:rsidRPr="00000000" w14:paraId="00000B01">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 of our criteria to be included in our analysis was that the type of stimuli used in noise exposure experiments had to mimic the characteristics of anthropogenic noise, which is usually low frequency noise (see above). Thus, we expect that the different types of noise contribute only little to the variation of effect sizes in our sample. To test this formally, we included type of noise as an additional moderator in an initial analysis and found no effect of type of noise (table S4). Therefore, this moderator was excluded from all further analyses.</w:t>
      </w:r>
      <w:r w:rsidDel="00000000" w:rsidR="00000000" w:rsidRPr="00000000">
        <w:br w:type="page"/>
      </w:r>
      <w:r w:rsidDel="00000000" w:rsidR="00000000" w:rsidRPr="00000000">
        <w:rPr>
          <w:rtl w:val="0"/>
        </w:rPr>
      </w:r>
    </w:p>
    <w:p w:rsidR="00000000" w:rsidDel="00000000" w:rsidP="00000000" w:rsidRDefault="00000000" w:rsidRPr="00000000" w14:paraId="00000B03">
      <w:pPr>
        <w:spacing w:line="480" w:lineRule="auto"/>
        <w:jc w:val="both"/>
        <w:rPr/>
      </w:pPr>
      <w:r w:rsidDel="00000000" w:rsidR="00000000" w:rsidRPr="00000000">
        <w:rPr>
          <w:b w:val="1"/>
          <w:rtl w:val="0"/>
        </w:rPr>
        <w:t xml:space="preserve">Table S4. Initial overall model to test the effect of type of noise. </w:t>
      </w:r>
      <w:r w:rsidDel="00000000" w:rsidR="00000000" w:rsidRPr="00000000">
        <w:rPr>
          <w:rtl w:val="0"/>
        </w:rPr>
        <w:t xml:space="preserve">Estimates and 95% confidence intervals (CI) calculated from a phylogenetically controlled meta-analysis. All effect sizes (ES) are derived from experimental noise exposure studies. Effect size, study, and species were included as random factors. </w:t>
      </w:r>
    </w:p>
    <w:tbl>
      <w:tblPr>
        <w:tblStyle w:val="Table4"/>
        <w:tblW w:w="9567.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845"/>
        <w:gridCol w:w="7"/>
        <w:gridCol w:w="938"/>
        <w:gridCol w:w="975"/>
        <w:gridCol w:w="7"/>
        <w:gridCol w:w="989"/>
        <w:gridCol w:w="14"/>
        <w:gridCol w:w="696"/>
        <w:gridCol w:w="14"/>
        <w:gridCol w:w="666"/>
        <w:gridCol w:w="14"/>
        <w:gridCol w:w="895"/>
        <w:gridCol w:w="743"/>
        <w:gridCol w:w="23"/>
        <w:gridCol w:w="14"/>
        <w:gridCol w:w="870"/>
        <w:gridCol w:w="15"/>
        <w:tblGridChange w:id="0">
          <w:tblGrid>
            <w:gridCol w:w="1843"/>
            <w:gridCol w:w="845"/>
            <w:gridCol w:w="7"/>
            <w:gridCol w:w="938"/>
            <w:gridCol w:w="975"/>
            <w:gridCol w:w="7"/>
            <w:gridCol w:w="989"/>
            <w:gridCol w:w="14"/>
            <w:gridCol w:w="696"/>
            <w:gridCol w:w="14"/>
            <w:gridCol w:w="666"/>
            <w:gridCol w:w="14"/>
            <w:gridCol w:w="895"/>
            <w:gridCol w:w="743"/>
            <w:gridCol w:w="23"/>
            <w:gridCol w:w="14"/>
            <w:gridCol w:w="870"/>
            <w:gridCol w:w="15"/>
          </w:tblGrid>
        </w:tblGridChange>
      </w:tblGrid>
      <w:tr>
        <w:trPr>
          <w:cantSplit w:val="0"/>
          <w:trHeight w:val="402"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04">
            <w:pPr>
              <w:spacing w:line="480" w:lineRule="auto"/>
              <w:jc w:val="center"/>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05">
            <w:pPr>
              <w:spacing w:line="480" w:lineRule="auto"/>
              <w:jc w:val="center"/>
              <w:rPr/>
            </w:pPr>
            <w:r w:rsidDel="00000000" w:rsidR="00000000" w:rsidRPr="00000000">
              <w:rPr>
                <w:sz w:val="22"/>
                <w:szCs w:val="22"/>
                <w:rtl w:val="0"/>
              </w:rPr>
              <w:t xml:space="preserve">Number of</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09">
            <w:pPr>
              <w:spacing w:line="480" w:lineRule="auto"/>
              <w:jc w:val="center"/>
              <w:rPr/>
            </w:pPr>
            <w:r w:rsidDel="00000000" w:rsidR="00000000" w:rsidRPr="00000000">
              <w:rPr>
                <w:sz w:val="22"/>
                <w:szCs w:val="22"/>
                <w:rtl w:val="0"/>
              </w:rPr>
              <w:t xml:space="preserve">estimate</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0B">
            <w:pPr>
              <w:spacing w:line="480" w:lineRule="auto"/>
              <w:jc w:val="center"/>
              <w:rPr/>
            </w:pPr>
            <w:r w:rsidDel="00000000" w:rsidR="00000000" w:rsidRPr="00000000">
              <w:rPr>
                <w:sz w:val="22"/>
                <w:szCs w:val="22"/>
                <w:rtl w:val="0"/>
              </w:rPr>
              <w:t xml:space="preserve">se</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0D">
            <w:pPr>
              <w:spacing w:line="480" w:lineRule="auto"/>
              <w:jc w:val="center"/>
              <w:rPr/>
            </w:pPr>
            <w:r w:rsidDel="00000000" w:rsidR="00000000" w:rsidRPr="00000000">
              <w:rPr>
                <w:sz w:val="22"/>
                <w:szCs w:val="22"/>
                <w:rtl w:val="0"/>
              </w:rPr>
              <w:t xml:space="preserve">z</w:t>
            </w: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0F">
            <w:pPr>
              <w:spacing w:line="480" w:lineRule="auto"/>
              <w:jc w:val="center"/>
              <w:rPr/>
            </w:pPr>
            <w:r w:rsidDel="00000000" w:rsidR="00000000" w:rsidRPr="00000000">
              <w:rPr>
                <w:sz w:val="22"/>
                <w:szCs w:val="22"/>
                <w:rtl w:val="0"/>
              </w:rPr>
              <w:t xml:space="preserve">CI</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B13">
            <w:pPr>
              <w:spacing w:line="480" w:lineRule="auto"/>
              <w:jc w:val="center"/>
              <w:rPr/>
            </w:pPr>
            <w:r w:rsidDel="00000000" w:rsidR="00000000" w:rsidRPr="00000000">
              <w:rPr>
                <w:sz w:val="22"/>
                <w:szCs w:val="22"/>
                <w:rtl w:val="0"/>
              </w:rPr>
              <w:t xml:space="preserve">p</w:t>
            </w:r>
            <w:r w:rsidDel="00000000" w:rsidR="00000000" w:rsidRPr="00000000">
              <w:rPr>
                <w:rtl w:val="0"/>
              </w:rPr>
            </w:r>
          </w:p>
        </w:tc>
      </w:tr>
      <w:tr>
        <w:trPr>
          <w:cantSplit w:val="0"/>
          <w:trHeight w:val="402"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5">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6">
            <w:pPr>
              <w:spacing w:line="480" w:lineRule="auto"/>
              <w:jc w:val="center"/>
              <w:rPr/>
            </w:pPr>
            <w:r w:rsidDel="00000000" w:rsidR="00000000" w:rsidRPr="00000000">
              <w:rPr>
                <w:sz w:val="22"/>
                <w:szCs w:val="22"/>
                <w:rtl w:val="0"/>
              </w:rPr>
              <w:t xml:space="preserve">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8">
            <w:pPr>
              <w:spacing w:line="480" w:lineRule="auto"/>
              <w:jc w:val="center"/>
              <w:rPr/>
            </w:pPr>
            <w:r w:rsidDel="00000000" w:rsidR="00000000" w:rsidRPr="00000000">
              <w:rPr>
                <w:sz w:val="22"/>
                <w:szCs w:val="22"/>
                <w:rtl w:val="0"/>
              </w:rPr>
              <w:t xml:space="preserve">studies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9">
            <w:pPr>
              <w:spacing w:line="480" w:lineRule="auto"/>
              <w:jc w:val="center"/>
              <w:rPr/>
            </w:pPr>
            <w:r w:rsidDel="00000000" w:rsidR="00000000" w:rsidRPr="00000000">
              <w:rPr>
                <w:sz w:val="22"/>
                <w:szCs w:val="22"/>
                <w:rtl w:val="0"/>
              </w:rPr>
              <w:t xml:space="preserve">species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A">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C">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1E">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0">
            <w:pPr>
              <w:spacing w:line="480" w:lineRule="auto"/>
              <w:jc w:val="center"/>
              <w:rPr/>
            </w:pPr>
            <w:r w:rsidDel="00000000" w:rsidR="00000000" w:rsidRPr="00000000">
              <w:rPr>
                <w:sz w:val="22"/>
                <w:szCs w:val="22"/>
                <w:rtl w:val="0"/>
              </w:rPr>
              <w:t xml:space="preserve">lower</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2">
            <w:pPr>
              <w:spacing w:line="480" w:lineRule="auto"/>
              <w:jc w:val="center"/>
              <w:rPr/>
            </w:pPr>
            <w:r w:rsidDel="00000000" w:rsidR="00000000" w:rsidRPr="00000000">
              <w:rPr>
                <w:sz w:val="22"/>
                <w:szCs w:val="22"/>
                <w:rtl w:val="0"/>
              </w:rPr>
              <w:t xml:space="preserve">upper</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5">
            <w:pPr>
              <w:spacing w:line="480" w:lineRule="auto"/>
              <w:jc w:val="center"/>
              <w:rPr/>
            </w:pPr>
            <w:r w:rsidDel="00000000" w:rsidR="00000000" w:rsidRPr="00000000">
              <w:rPr>
                <w:rtl w:val="0"/>
              </w:rPr>
            </w:r>
          </w:p>
        </w:tc>
      </w:tr>
      <w:tr>
        <w:trPr>
          <w:cantSplit w:val="0"/>
          <w:trHeight w:val="4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spacing w:line="480" w:lineRule="auto"/>
              <w:rPr/>
            </w:pPr>
            <w:r w:rsidDel="00000000" w:rsidR="00000000" w:rsidRPr="00000000">
              <w:rPr>
                <w:sz w:val="22"/>
                <w:szCs w:val="22"/>
                <w:rtl w:val="0"/>
              </w:rPr>
              <w:t xml:space="preserve">overall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spacing w:line="480" w:lineRule="auto"/>
              <w:jc w:val="center"/>
              <w:rPr/>
            </w:pPr>
            <w:r w:rsidDel="00000000" w:rsidR="00000000" w:rsidRPr="00000000">
              <w:rPr>
                <w:rtl w:val="0"/>
              </w:rPr>
              <w:t xml:space="preserve">464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spacing w:line="480" w:lineRule="auto"/>
              <w:jc w:val="center"/>
              <w:rPr/>
            </w:pPr>
            <w:r w:rsidDel="00000000" w:rsidR="00000000" w:rsidRPr="00000000">
              <w:rPr>
                <w:rtl w:val="0"/>
              </w:rPr>
              <w:t xml:space="preserve">102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spacing w:line="480" w:lineRule="auto"/>
              <w:jc w:val="center"/>
              <w:rPr/>
            </w:pPr>
            <w:r w:rsidDel="00000000" w:rsidR="00000000" w:rsidRPr="00000000">
              <w:rPr>
                <w:rtl w:val="0"/>
              </w:rPr>
              <w:t xml:space="preserve">101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spacing w:line="480" w:lineRule="auto"/>
              <w:jc w:val="center"/>
              <w:rPr/>
            </w:pPr>
            <w:r w:rsidDel="00000000" w:rsidR="00000000" w:rsidRPr="00000000">
              <w:rPr>
                <w:sz w:val="22"/>
                <w:szCs w:val="22"/>
                <w:rtl w:val="0"/>
              </w:rPr>
              <w:t xml:space="preserve">0.66</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spacing w:line="480" w:lineRule="auto"/>
              <w:rPr/>
            </w:pPr>
            <w:r w:rsidDel="00000000" w:rsidR="00000000" w:rsidRPr="00000000">
              <w:rPr>
                <w:sz w:val="22"/>
                <w:szCs w:val="22"/>
                <w:rtl w:val="0"/>
              </w:rPr>
              <w:t xml:space="preserve">0.28</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spacing w:line="480" w:lineRule="auto"/>
              <w:rPr/>
            </w:pPr>
            <w:r w:rsidDel="00000000" w:rsidR="00000000" w:rsidRPr="00000000">
              <w:rPr>
                <w:sz w:val="22"/>
                <w:szCs w:val="22"/>
                <w:rtl w:val="0"/>
              </w:rPr>
              <w:t xml:space="preserve">2.31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spacing w:line="480" w:lineRule="auto"/>
              <w:rPr/>
            </w:pPr>
            <w:r w:rsidDel="00000000" w:rsidR="00000000" w:rsidRPr="00000000">
              <w:rPr>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spacing w:line="480" w:lineRule="auto"/>
              <w:rPr/>
            </w:pPr>
            <w:r w:rsidDel="00000000" w:rsidR="00000000" w:rsidRPr="00000000">
              <w:rPr>
                <w:sz w:val="22"/>
                <w:szCs w:val="22"/>
                <w:rtl w:val="0"/>
              </w:rPr>
              <w:t xml:space="preserve">1.21</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spacing w:line="480" w:lineRule="auto"/>
              <w:jc w:val="right"/>
              <w:rPr/>
            </w:pPr>
            <w:r w:rsidDel="00000000" w:rsidR="00000000" w:rsidRPr="00000000">
              <w:rPr>
                <w:sz w:val="22"/>
                <w:szCs w:val="22"/>
                <w:rtl w:val="0"/>
              </w:rPr>
              <w:t xml:space="preserve">0.02</w:t>
            </w:r>
            <w:r w:rsidDel="00000000" w:rsidR="00000000" w:rsidRPr="00000000">
              <w:rPr>
                <w:rtl w:val="0"/>
              </w:rPr>
            </w:r>
          </w:p>
        </w:tc>
      </w:tr>
      <w:tr>
        <w:trPr>
          <w:cantSplit w:val="0"/>
          <w:trHeight w:val="402"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9">
            <w:pPr>
              <w:spacing w:line="480" w:lineRule="auto"/>
              <w:rPr>
                <w:sz w:val="22"/>
                <w:szCs w:val="22"/>
              </w:rPr>
            </w:pPr>
            <w:r w:rsidDel="00000000" w:rsidR="00000000" w:rsidRPr="00000000">
              <w:rPr>
                <w:sz w:val="22"/>
                <w:szCs w:val="22"/>
                <w:rtl w:val="0"/>
              </w:rPr>
              <w:t xml:space="preserve">taxonomic group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A">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B">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D">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F">
            <w:pPr>
              <w:spacing w:line="480" w:lineRule="auto"/>
              <w:jc w:val="center"/>
              <w:rPr>
                <w:sz w:val="22"/>
                <w:szCs w:val="22"/>
              </w:rPr>
            </w:pPr>
            <w:r w:rsidDel="00000000" w:rsidR="00000000" w:rsidRPr="00000000">
              <w:rPr>
                <w:sz w:val="22"/>
                <w:szCs w:val="22"/>
                <w:rtl w:val="0"/>
              </w:rPr>
              <w:t xml:space="preserve">-0.08</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1">
            <w:pPr>
              <w:spacing w:line="480" w:lineRule="auto"/>
              <w:rPr>
                <w:sz w:val="22"/>
                <w:szCs w:val="22"/>
              </w:rPr>
            </w:pPr>
            <w:r w:rsidDel="00000000" w:rsidR="00000000" w:rsidRPr="00000000">
              <w:rPr>
                <w:sz w:val="22"/>
                <w:szCs w:val="22"/>
                <w:rtl w:val="0"/>
              </w:rPr>
              <w:t xml:space="preserve">0.06</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3">
            <w:pPr>
              <w:spacing w:line="480" w:lineRule="auto"/>
              <w:rPr>
                <w:sz w:val="22"/>
                <w:szCs w:val="22"/>
              </w:rPr>
            </w:pPr>
            <w:r w:rsidDel="00000000" w:rsidR="00000000" w:rsidRPr="00000000">
              <w:rPr>
                <w:sz w:val="22"/>
                <w:szCs w:val="2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5">
            <w:pPr>
              <w:spacing w:line="480" w:lineRule="auto"/>
              <w:rPr>
                <w:sz w:val="22"/>
                <w:szCs w:val="22"/>
              </w:rPr>
            </w:pPr>
            <w:r w:rsidDel="00000000" w:rsidR="00000000" w:rsidRPr="00000000">
              <w:rPr>
                <w:sz w:val="22"/>
                <w:szCs w:val="22"/>
                <w:rtl w:val="0"/>
              </w:rPr>
              <w:t xml:space="preserve">-0.04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6">
            <w:pPr>
              <w:spacing w:line="480" w:lineRule="auto"/>
              <w:rPr>
                <w:sz w:val="22"/>
                <w:szCs w:val="22"/>
              </w:rPr>
            </w:pPr>
            <w:r w:rsidDel="00000000" w:rsidR="00000000" w:rsidRPr="00000000">
              <w:rPr>
                <w:sz w:val="22"/>
                <w:szCs w:val="22"/>
                <w:rtl w:val="0"/>
              </w:rPr>
              <w:t xml:space="preserve">0.02</w:t>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7">
            <w:pPr>
              <w:spacing w:line="480" w:lineRule="auto"/>
              <w:jc w:val="right"/>
              <w:rPr>
                <w:sz w:val="22"/>
                <w:szCs w:val="22"/>
              </w:rPr>
            </w:pPr>
            <w:r w:rsidDel="00000000" w:rsidR="00000000" w:rsidRPr="00000000">
              <w:rPr>
                <w:sz w:val="22"/>
                <w:szCs w:val="22"/>
                <w:rtl w:val="0"/>
              </w:rPr>
              <w:t xml:space="preserve">0.19</w:t>
            </w:r>
          </w:p>
        </w:tc>
      </w:tr>
      <w:tr>
        <w:trPr>
          <w:cantSplit w:val="0"/>
          <w:trHeight w:val="402"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B">
            <w:pPr>
              <w:spacing w:line="480" w:lineRule="auto"/>
              <w:rPr/>
            </w:pPr>
            <w:r w:rsidDel="00000000" w:rsidR="00000000" w:rsidRPr="00000000">
              <w:rPr>
                <w:sz w:val="22"/>
                <w:szCs w:val="22"/>
                <w:rtl w:val="0"/>
              </w:rPr>
              <w:t xml:space="preserve">type of noise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C">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D">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4F">
            <w:pPr>
              <w:spacing w:line="480" w:lineRule="auto"/>
              <w:jc w:val="center"/>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51">
            <w:pPr>
              <w:spacing w:line="480" w:lineRule="auto"/>
              <w:jc w:val="center"/>
              <w:rPr/>
            </w:pPr>
            <w:r w:rsidDel="00000000" w:rsidR="00000000" w:rsidRPr="00000000">
              <w:rPr>
                <w:sz w:val="22"/>
                <w:szCs w:val="22"/>
                <w:rtl w:val="0"/>
              </w:rPr>
              <w:t xml:space="preserve">-0.007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53">
            <w:pPr>
              <w:spacing w:line="480" w:lineRule="auto"/>
              <w:rPr/>
            </w:pPr>
            <w:r w:rsidDel="00000000" w:rsidR="00000000" w:rsidRPr="00000000">
              <w:rPr>
                <w:rtl w:val="0"/>
              </w:rPr>
              <w:t xml:space="preserve">0.02</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55">
            <w:pPr>
              <w:spacing w:line="480" w:lineRule="auto"/>
              <w:rPr/>
            </w:pPr>
            <w:r w:rsidDel="00000000" w:rsidR="00000000" w:rsidRPr="00000000">
              <w:rPr>
                <w:sz w:val="22"/>
                <w:szCs w:val="22"/>
                <w:rtl w:val="0"/>
              </w:rPr>
              <w:t xml:space="preserve">-0.44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57">
            <w:pPr>
              <w:spacing w:line="480" w:lineRule="auto"/>
              <w:rPr/>
            </w:pPr>
            <w:r w:rsidDel="00000000" w:rsidR="00000000" w:rsidRPr="00000000">
              <w:rPr>
                <w:sz w:val="22"/>
                <w:szCs w:val="22"/>
                <w:rtl w:val="0"/>
              </w:rPr>
              <w:t xml:space="preserve">-0.04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58">
            <w:pPr>
              <w:spacing w:line="480" w:lineRule="auto"/>
              <w:rPr/>
            </w:pPr>
            <w:r w:rsidDel="00000000" w:rsidR="00000000" w:rsidRPr="00000000">
              <w:rPr>
                <w:sz w:val="22"/>
                <w:szCs w:val="22"/>
                <w:rtl w:val="0"/>
              </w:rPr>
              <w:t xml:space="preserve">0.02</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59">
            <w:pPr>
              <w:spacing w:line="480" w:lineRule="auto"/>
              <w:jc w:val="right"/>
              <w:rPr/>
            </w:pPr>
            <w:r w:rsidDel="00000000" w:rsidR="00000000" w:rsidRPr="00000000">
              <w:rPr>
                <w:sz w:val="22"/>
                <w:szCs w:val="22"/>
                <w:rtl w:val="0"/>
              </w:rPr>
              <w:t xml:space="preserve">0.66</w:t>
            </w:r>
            <w:r w:rsidDel="00000000" w:rsidR="00000000" w:rsidRPr="00000000">
              <w:rPr>
                <w:rtl w:val="0"/>
              </w:rPr>
            </w:r>
          </w:p>
        </w:tc>
      </w:tr>
    </w:tbl>
    <w:p w:rsidR="00000000" w:rsidDel="00000000" w:rsidP="00000000" w:rsidRDefault="00000000" w:rsidRPr="00000000" w14:paraId="00000B5D">
      <w:pPr>
        <w:spacing w:line="480" w:lineRule="auto"/>
        <w:jc w:val="both"/>
        <w:rPr>
          <w:rFonts w:ascii="Times" w:cs="Times" w:eastAsia="Times" w:hAnsi="Times"/>
        </w:rPr>
      </w:pPr>
      <w:r w:rsidDel="00000000" w:rsidR="00000000" w:rsidRPr="00000000">
        <w:rPr>
          <w:rFonts w:ascii="Times" w:cs="Times" w:eastAsia="Times" w:hAnsi="Times"/>
          <w:rtl w:val="0"/>
        </w:rPr>
        <w:t xml:space="preserve">Origin of noise: air gun (n = 34), artificial low frequency (n = 12), artificial traffic noise (n = 6), boat (n = 109), compressor (n = 2), generator (n = 1), pile-driving ship (n = 4), low frequency white noise (n = 5), mining (n = 3), pile driving (n = 5), road (n = 3), seismic pulses (n = 1), traffic (n = 182), traffic underwater (n = 1), urban (n = 1), white noise (n = 94), windfarm (n = 1).</w:t>
      </w:r>
    </w:p>
    <w:p w:rsidR="00000000" w:rsidDel="00000000" w:rsidP="00000000" w:rsidRDefault="00000000" w:rsidRPr="00000000" w14:paraId="00000B5E">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B5F">
      <w:pPr>
        <w:rPr>
          <w:rFonts w:ascii="Times" w:cs="Times" w:eastAsia="Times" w:hAnsi="Times"/>
        </w:rPr>
      </w:pPr>
      <w:r w:rsidDel="00000000" w:rsidR="00000000" w:rsidRPr="00000000">
        <w:rPr>
          <w:rtl w:val="0"/>
        </w:rPr>
      </w:r>
    </w:p>
    <w:p w:rsidR="00000000" w:rsidDel="00000000" w:rsidP="00000000" w:rsidRDefault="00000000" w:rsidRPr="00000000" w14:paraId="00000B60">
      <w:pPr>
        <w:spacing w:line="480" w:lineRule="auto"/>
        <w:rPr>
          <w:rFonts w:ascii="Times" w:cs="Times" w:eastAsia="Times" w:hAnsi="Times"/>
        </w:rPr>
      </w:pPr>
      <w:r w:rsidDel="00000000" w:rsidR="00000000" w:rsidRPr="00000000">
        <w:rPr>
          <w:rFonts w:ascii="Times" w:cs="Times" w:eastAsia="Times" w:hAnsi="Times"/>
          <w:rtl w:val="0"/>
        </w:rPr>
        <w:t xml:space="preserve">Publication bias</w:t>
      </w:r>
    </w:p>
    <w:p w:rsidR="00000000" w:rsidDel="00000000" w:rsidP="00000000" w:rsidRDefault="00000000" w:rsidRPr="00000000" w14:paraId="00000B61">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B62">
      <w:pPr>
        <w:spacing w:line="480" w:lineRule="auto"/>
        <w:jc w:val="both"/>
        <w:rPr>
          <w:rFonts w:ascii="Times" w:cs="Times" w:eastAsia="Times" w:hAnsi="Times"/>
        </w:rPr>
      </w:pPr>
      <w:bookmarkStart w:colFirst="0" w:colLast="0" w:name="_heading=h.7fmu2kvfkclj" w:id="0"/>
      <w:bookmarkEnd w:id="0"/>
      <w:r w:rsidDel="00000000" w:rsidR="00000000" w:rsidRPr="00000000">
        <w:rPr>
          <w:rFonts w:ascii="Times" w:cs="Times" w:eastAsia="Times" w:hAnsi="Times"/>
          <w:rtl w:val="0"/>
        </w:rPr>
        <w:t xml:space="preserve">Publication bias may arise as statistically significant results are more likely to be published than statistically non-significant results [31]. The resulting bias may lead to erroneous conclusions that could seriously impact the assessment of the factor under investigation [32-34]. There are several different approaches to quantify the potential influence of publication bias either visually or statistically [35]. We checked for publication bias using two widely used approaches: funnel plots [36] and Egger’s regression [37]. We tested for publication bias using Egger’s regression test [37, 38] by modifying the multi-level random-effects models in two ways: first, we used the raw values of effect sizes and second, we included precision of the effect sizes as a moderator (cf.</w:t>
      </w:r>
      <w:r w:rsidDel="00000000" w:rsidR="00000000" w:rsidRPr="00000000">
        <w:rPr>
          <w:rtl w:val="0"/>
        </w:rPr>
        <w:t xml:space="preserve"> [39]</w:t>
      </w:r>
      <w:r w:rsidDel="00000000" w:rsidR="00000000" w:rsidRPr="00000000">
        <w:rPr>
          <w:rFonts w:ascii="Times" w:cs="Times" w:eastAsia="Times" w:hAnsi="Times"/>
          <w:rtl w:val="0"/>
        </w:rPr>
        <w:t xml:space="preserve">). When the intercept of this regression test significantly deviates from zero, the overall relationship between the precision and size of studies included in the data set is considered asymmetrical, and therefore, biased [38]. We considered data sets to be biased if the intercept differed from zero at p=0.1 (cf. [37]). To evaluate publication bias we used the raw SMDH. </w:t>
      </w:r>
      <w:r w:rsidDel="00000000" w:rsidR="00000000" w:rsidRPr="00000000">
        <w:rPr>
          <w:rtl w:val="0"/>
        </w:rPr>
        <w:t xml:space="preserve">We found no evidence for publication bias both graphically and </w:t>
      </w:r>
      <w:r w:rsidDel="00000000" w:rsidR="00000000" w:rsidRPr="00000000">
        <w:rPr>
          <w:rFonts w:ascii="Times" w:cs="Times" w:eastAsia="Times" w:hAnsi="Times"/>
          <w:rtl w:val="0"/>
        </w:rPr>
        <w:t xml:space="preserve">statistically. There was no clear </w:t>
      </w:r>
      <w:r w:rsidDel="00000000" w:rsidR="00000000" w:rsidRPr="00000000">
        <w:rPr>
          <w:rtl w:val="0"/>
        </w:rPr>
        <w:t xml:space="preserve">asymmetry in the funnel plot (figure S3). Also Egger’s regression tests did not show evidence of a publication bias (k = 464, z = -1.34, p = 0.18); removing the outlier did not change the outcome. Thus, the results from both visual and statistical inspections suggest that publication bias has little effect and that our results are robust with the data set used.</w:t>
      </w:r>
      <w:r w:rsidDel="00000000" w:rsidR="00000000" w:rsidRPr="00000000">
        <w:rPr>
          <w:rtl w:val="0"/>
        </w:rPr>
      </w:r>
    </w:p>
    <w:p w:rsidR="00000000" w:rsidDel="00000000" w:rsidP="00000000" w:rsidRDefault="00000000" w:rsidRPr="00000000" w14:paraId="00000B63">
      <w:pPr>
        <w:spacing w:line="480" w:lineRule="auto"/>
        <w:rPr>
          <w:rFonts w:ascii="Times" w:cs="Times" w:eastAsia="Times" w:hAnsi="Times"/>
        </w:rPr>
      </w:pPr>
      <w:r w:rsidDel="00000000" w:rsidR="00000000" w:rsidRPr="00000000">
        <w:rPr>
          <w:rtl w:val="0"/>
        </w:rPr>
      </w:r>
    </w:p>
    <w:p w:rsidR="00000000" w:rsidDel="00000000" w:rsidP="00000000" w:rsidRDefault="00000000" w:rsidRPr="00000000" w14:paraId="00000B64">
      <w:pPr>
        <w:spacing w:line="480" w:lineRule="auto"/>
        <w:jc w:val="both"/>
        <w:rPr>
          <w:rFonts w:ascii="Times" w:cs="Times" w:eastAsia="Times" w:hAnsi="Times"/>
        </w:rPr>
      </w:pPr>
      <w:r w:rsidDel="00000000" w:rsidR="00000000" w:rsidRPr="00000000">
        <w:rPr>
          <w:rFonts w:ascii="Times" w:cs="Times" w:eastAsia="Times" w:hAnsi="Times"/>
          <w:rtl w:val="0"/>
        </w:rPr>
        <w:t xml:space="preserve">Time-lag bias</w:t>
      </w:r>
    </w:p>
    <w:p w:rsidR="00000000" w:rsidDel="00000000" w:rsidP="00000000" w:rsidRDefault="00000000" w:rsidRPr="00000000" w14:paraId="00000B65">
      <w:pPr>
        <w:spacing w:line="48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B66">
      <w:pPr>
        <w:spacing w:line="480" w:lineRule="auto"/>
        <w:jc w:val="both"/>
        <w:rPr>
          <w:rFonts w:ascii="Times" w:cs="Times" w:eastAsia="Times" w:hAnsi="Times"/>
        </w:rPr>
      </w:pPr>
      <w:r w:rsidDel="00000000" w:rsidR="00000000" w:rsidRPr="00000000">
        <w:rPr>
          <w:rFonts w:ascii="Times" w:cs="Times" w:eastAsia="Times" w:hAnsi="Times"/>
          <w:rtl w:val="0"/>
        </w:rPr>
        <w:t xml:space="preserve">We also tested for a time-lag bias, i.e. that the magnitudes of an effect diminish over time [40-42], which has been reported in different areas of ecology and evolution [41]. To quantify whether significant temporal changes (time-lag bias) in the magnitude of effects sizes occur in our data set we used graphical inspection and a regression [41]. We did not find evidence for a time-lag bias in the published literature as effect sizes did not decrease over time (figure S4, k = 464, z = -0.16, p = 0.87). Thus, the results from both visual and statistical inspections suggest that a time-lag bias has little effect and that our results are robust with the data set used.</w:t>
      </w:r>
      <w:r w:rsidDel="00000000" w:rsidR="00000000" w:rsidRPr="00000000">
        <w:br w:type="page"/>
      </w:r>
      <w:r w:rsidDel="00000000" w:rsidR="00000000" w:rsidRPr="00000000">
        <w:rPr>
          <w:rtl w:val="0"/>
        </w:rPr>
      </w:r>
    </w:p>
    <w:p w:rsidR="00000000" w:rsidDel="00000000" w:rsidP="00000000" w:rsidRDefault="00000000" w:rsidRPr="00000000" w14:paraId="00000B67">
      <w:pPr>
        <w:spacing w:line="480" w:lineRule="auto"/>
        <w:jc w:val="both"/>
        <w:rPr>
          <w:rFonts w:ascii="Times" w:cs="Times" w:eastAsia="Times" w:hAnsi="Times"/>
        </w:rPr>
      </w:pPr>
      <w:r w:rsidDel="00000000" w:rsidR="00000000" w:rsidRPr="00000000">
        <w:rPr>
          <w:rFonts w:ascii="Times" w:cs="Times" w:eastAsia="Times" w:hAnsi="Times"/>
        </w:rPr>
        <w:drawing>
          <wp:inline distB="0" distT="0" distL="0" distR="0">
            <wp:extent cx="5001323" cy="5001323"/>
            <wp:effectExtent b="0" l="0" r="0" t="0"/>
            <wp:docPr id="3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01323" cy="5001323"/>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spacing w:line="480" w:lineRule="auto"/>
        <w:jc w:val="both"/>
        <w:rPr>
          <w:rFonts w:ascii="Times" w:cs="Times" w:eastAsia="Times" w:hAnsi="Times"/>
        </w:rPr>
      </w:pPr>
      <w:r w:rsidDel="00000000" w:rsidR="00000000" w:rsidRPr="00000000">
        <w:rPr>
          <w:rFonts w:ascii="Times" w:cs="Times" w:eastAsia="Times" w:hAnsi="Times"/>
          <w:rtl w:val="0"/>
        </w:rPr>
        <w:t xml:space="preserve">Figure S3. Funnel plot of the meta-analytic residuals against their precision for the meta-analysis. There is neither a clear asymmetry detectable by visual inspection nor Egger’s regression. Each point represents an effect size (n = 464) and each colour represents a study (n = 102). Removing the outlier did not change the outcome of the analysis (see text for details).</w:t>
      </w:r>
    </w:p>
    <w:p w:rsidR="00000000" w:rsidDel="00000000" w:rsidP="00000000" w:rsidRDefault="00000000" w:rsidRPr="00000000" w14:paraId="00000B69">
      <w:pPr>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B6A">
      <w:pPr>
        <w:spacing w:line="480" w:lineRule="auto"/>
        <w:jc w:val="both"/>
        <w:rPr>
          <w:rFonts w:ascii="Times" w:cs="Times" w:eastAsia="Times" w:hAnsi="Times"/>
          <w:b w:val="1"/>
        </w:rPr>
      </w:pPr>
      <w:r w:rsidDel="00000000" w:rsidR="00000000" w:rsidRPr="00000000">
        <w:rPr>
          <w:rFonts w:ascii="Times" w:cs="Times" w:eastAsia="Times" w:hAnsi="Times"/>
          <w:b w:val="1"/>
        </w:rPr>
        <w:drawing>
          <wp:inline distB="0" distT="0" distL="0" distR="0">
            <wp:extent cx="5001323" cy="5001323"/>
            <wp:effectExtent b="0" l="0" r="0" t="0"/>
            <wp:docPr id="2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001323" cy="5001323"/>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spacing w:line="480" w:lineRule="auto"/>
        <w:rPr>
          <w:rFonts w:ascii="Times" w:cs="Times" w:eastAsia="Times" w:hAnsi="Times"/>
        </w:rPr>
      </w:pPr>
      <w:r w:rsidDel="00000000" w:rsidR="00000000" w:rsidRPr="00000000">
        <w:rPr>
          <w:rFonts w:ascii="Times" w:cs="Times" w:eastAsia="Times" w:hAnsi="Times"/>
          <w:rtl w:val="0"/>
        </w:rPr>
        <w:t xml:space="preserve">Figure S4. The published effect sizes for noise pollution has not changed over time since the first experimental study was published in our sample (464 effect sizes from 102 studies on 101 species). The dashed black line represents the model estimate, and the shading grey shows the 95% confidence intervals of a multilevel meta-regression based (see text for details). Estimates are shown as the standardized mean differences. The size of the circle represents the sample variance. The colour represents the sample size for each effect size (colours are grouped into following categories: grey: &lt; 10, blue: 10 -20, green: 20 -30, red: &gt; 40 studies).</w:t>
      </w:r>
      <w:r w:rsidDel="00000000" w:rsidR="00000000" w:rsidRPr="00000000">
        <w:br w:type="page"/>
      </w: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Westgate, M. 2018 revtools: Tools for Evidence Synthesis. R package version 0.3.0, </w:t>
      </w:r>
      <w:hyperlink r:id="rId18">
        <w:r w:rsidDel="00000000" w:rsidR="00000000" w:rsidRPr="00000000">
          <w:rPr>
            <w:rFonts w:ascii="Times" w:cs="Times" w:eastAsia="Times" w:hAnsi="Times"/>
            <w:b w:val="0"/>
            <w:i w:val="0"/>
            <w:smallCaps w:val="0"/>
            <w:strike w:val="0"/>
            <w:color w:val="0000ff"/>
            <w:sz w:val="24"/>
            <w:szCs w:val="24"/>
            <w:u w:val="single"/>
            <w:shd w:fill="auto" w:val="clear"/>
            <w:vertAlign w:val="baseline"/>
            <w:rtl w:val="0"/>
          </w:rPr>
          <w:t xml:space="preserve">https://CRAN.R-project.org/package=revtools</w:t>
        </w:r>
      </w:hyperlink>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Milinski, M. 1997 How to avoid seven deadly sins in the study</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Advances in the Study of Behavior.</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159-180. </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Whitham, T. G., Bailey, J. K., Schweitzer, J. A., Shuster, S. M., Bangert, R. K., LeRoy, C. J., Lonsdorf, E. V., Allan, G. J., DiFazio, S. P., Potts, B. M. 2006 A framework for community and ecosystem genetics: from genes to ecosystems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Nature Reviews Genetics.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7</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510. </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Rohatgi, A. 2017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WebPlotDigitizer-web based plot digitizer version 3.11.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Slabbekoorn, H., Bouton, N., van Opzeeland, I., Coers, A., ten Cate, C., Popper, A. N. 2010 A noisy spring: the impact of globally rising underwater sound levels on fish</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Trends in ecology &amp; evolution.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419-427. </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Hildebrand, J. A. 2009 Anthropogenic and natural sources of ambient noise in the ocean</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Mar. Ecol. Prog. Ser.</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395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5-20. </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Kunc, H. P., McLaughlin, K. E., Schmidt, R. 2016 Aquatic noise pollution: implications for individuals, populations, and ecosystems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Proceedings of the Royal Society B: Biological Sciences.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283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20160839. </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Nakagawa, S., Noble, D. W., Senior, A. M., Lagisz, M. 2017 Meta-evaluation of meta-analysis: ten appraisal questions for biologists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BMC biology.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15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18. </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 Viechtbauer, W. 2010 Conducting meta-analyses in R with the metafor package</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Journal of statistical software.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 Hedges, L. V. 1981 Distribution theory for Glass's estimator of effect size and related estimators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journal of Educational Statistics.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107-128. </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Bonett, D. G. 2009 Meta-analytic interval estimation for standardized and unstandardized mean differences.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Psychol. Methods.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14</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225. </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Bonett, D. G. 2008 Confidence intervals for standardized linear contrasts of means.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Psychol. Methods.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13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99. </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 Moher, D., Liberati, A., Tetzlaff, J., Altman, D. G., PRISMA Grp. 2009 Preferred Reporting Items for Systematic Reviews and Meta-Analyses: The PRISMA Statement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J. Clin. Epidemiol.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62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1006-1012. (DOI 10.1016/j.jclinepi.2009.06.005). </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Hinchliff, C. E., Smith, S. A., Allman, J. F. et al. 2015 Synthesis of phylogeny and taxonomy into a comprehensive tree of life</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Proc. Natl. Acad. Sci. U. S. A.</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112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12764-12769. (DOI 10.1073/pnas.1423041112 [doi]). </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15. Michonneau, F., Brown, J. W., Winter, D. J. 2016 rotl: an R package to interact with the Open Tree of Life data</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Methods in Ecology and Evolution.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7</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1476-1481. </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 Paradis, E., Claude, J., Strimmer, K. 2004 APE: Analyses of Phylogenetics and Evolution in R language</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Bioinformatics.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289-290. (DOI 10.1093/bioinformatics/btg412). </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 Risely, A., Klaassen, M., Hoye, B. J. 2018 Migratory animals feel the cost of getting sick: A meta-analysis across species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J. Anim. Ecol.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87</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301-314. (DOI 10.1111/1365-2656.12766). </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 Borenstein, M., Higgins, J. P., Hedges, L. V., Rothstein, H. R. 2017 Basics of meta</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analysis: I2 is not an absolute measure of heterogeneity</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Research synthesis methods.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8</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5-18. </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 Hedges, L., Olkin, I. 1985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Statistical methods for meta-analysis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New York: Academic Press. </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 Konstantopoulos, S. 2011 Fixed effects and variance components estimation in three-level meta-analysis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Research Synthesis Methods.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61-76. (DOI 10.1002/jrsm.35). </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 Nakagawa, S., Santos, E. S. A. 2012 Methodological issues and advances in biological meta-analysis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Evol. Ecol.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1253-1274. (DOI 10.1007/s10682-012-9555-5). </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 Higgins, J. P., Thompson, S. G., Deeks, J. J., Altman, D. G. 2003 Measuring inconsistency in meta-analyses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BMJ.</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327</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557-560. (DOI 10.1136/bmj.327.7414.557 [doi]). </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 Gurevitch, J., Hedges, L. V. 1999 Statistical issues in ecological meta</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analyses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Ecology.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80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1142-1149. </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 Team, R. C. 2011 R: a language and environment for statistical computing. R Foundation for Statistical Computing, Vienna, Austria; 2016. R Foundation for Statistical Computing</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Computing, Vienna, Austria.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25. Noble, D. W. A., Lagisz, M., O'dea, R. E., Nakagawa, S. 2017 Nonindependence and sensitivity analyses in ecological and evolutionary meta-analyses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Mol. Ecol.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2410-2425. (DOI 10.1111/mec.14031). </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26. Parker, T. H., Greig, E., I., Nakagawa, S., Parra, M., Dalisio, A. C. 2018 Subspecies status and methods explain strength of response to local versus foreign song by oscine birds in meta-analysis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Anim. Behav.</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142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1-17. (DOI 10.1016/j.anbehav.2018.05.023). </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27. Green, S., Higgins, J. 2005 Cochrane handbook for systematic reviews of interventions. </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28. Morrissey, M. B. 2016 Meta</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analysis of magnitudes, differences and variation in evolutionary parameters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J. Evol. Biol.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29</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1882-1904. </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29. Viechtbauer, W., Cheung, M. W. -. 2010 Outlier and influence diagnostics for meta-analysis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Research Synthesis Methods.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112-125. (DOI 10.1002/jrsm.11). </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30. Gu, Z., Gu, L., Eils, R., Schlesner, M., Brors, B. 2014 circlize implements and enhances circular visualization in R</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Bioinformatics.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2811-2812. (DOI 10.1093/bioinformatics/btu393). </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31. Borenstein, M., Hedges, L. V., Higgins, J. P. T., Rothstein, H. R. 2009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Introduction to Meta-Analysis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Sussex: Wiley. </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32. Stern, J., Simes, R. 1997 Publication bias: evidence of delayed publication in a cohort study of clinical research projects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Bmj-British Medical Journal.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315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640-645. (DOI 10.1136/bmj.315.7109.640). </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33. Ioannidis, J. 1998 Effect of the statistical significance of results on the time to completion and publication of randomized efficacy trials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Jama-Journal of the American Medical Association.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279</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281-286. (DOI 10.1001/jama.279.4.281). </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34. SIMES, R. 1987 Confronting Publication Bias - a Cohort Design for Metaanalysis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Stat. Med.</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6</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11-29. (DOI 10.1002/sim.4780060104). </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 Jennions, M. D., Lortie, C., Rosenberg, M.S., Rothstein, H.R. 2013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Publication and related biases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Handbook of meta-analysis in ecology and evolution (eds J. Koricheva, J. Gurevitch, M. Mengersen), pp. 207-236. Princeton: Princeton University Press. </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36. Rothstein, H. R., Sutton, A. J., Borenstein, M. 2005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Publication bias in meta-analysis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Chichester: Wiley. </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37. Egger, M., Smith, G., Schneider, M., Minder, C. 1997 Bias in meta-analysis detected by a simple, graphical test</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Bmj-British Medical Journal.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315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629-634. (DOI 10.1136/bmj.315.7109.629). </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38. Sterne, J.A., Egger, M. 2005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Regression methods to detect publication and other bias in meta-analysis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Publication bias in meta-analysis: prevention, assessment and adjustments (eds H. R. Rothstein, A. J. Sutton, M. Borenstein), pp. 99-110. Chichester: Wiley &amp; Sons, Ltd. </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39. Habeck, C. W., Schultz, A. K. 2015 Community-level impacts of white-tailed deer on understorey plants in North American forests: a meta-analysis</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Aob Plants.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7</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plv119. (DOI 10.1093/aobpla/plv119). </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40. Jennions, M., Moller, A. 2002 Relationships fade with time: a meta-analysis of temporal trends in publication in ecology and evolution</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Proceedings of the Royal Society B-Biological Sciences.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269</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43-48. (DOI 10.1098/rspb.2001.1832). </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 Koricheva, J., Jennions, M. D., Lau, J. 2013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Temporal trends in effect sizes: causes, detection, and implications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Handbook of meta-analysis in ecology and evolution (eds J. Koricheva, J. Gurevitch, M. Mengersen), pp. 237-254. Princeton: Princeton University Press. </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42. Trikalinos, T. A., Ioannidis, J. P. 2005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Assessing the evolution of effect sizes over time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Publication bias in meta-analysis (eds H. R. Rothstein, A. J. Sutton, M. Borenstein), pp. 241-259. Chichester: Wiley &amp; sons. </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720" w:right="0" w:hanging="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440" w:top="1440" w:left="1276" w:right="1440" w:header="708" w:footer="708"/>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ime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before="240" w:line="480" w:lineRule="auto"/>
    </w:pPr>
    <w:rPr>
      <w:b w:val="1"/>
    </w:rPr>
  </w:style>
  <w:style w:type="paragraph" w:styleId="Heading3">
    <w:name w:val="heading 3"/>
    <w:basedOn w:val="Normal"/>
    <w:next w:val="Normal"/>
    <w:pPr>
      <w:keepNext w:val="1"/>
      <w:spacing w:after="60" w:before="240" w:line="259" w:lineRule="auto"/>
    </w:pPr>
    <w:rPr>
      <w:rFonts w:ascii="Calibri" w:cs="Calibri" w:eastAsia="Calibri" w:hAnsi="Calibri"/>
      <w:b w:val="1"/>
      <w:sz w:val="26"/>
      <w:szCs w:val="26"/>
    </w:rPr>
  </w:style>
  <w:style w:type="paragraph" w:styleId="Heading4">
    <w:name w:val="heading 4"/>
    <w:basedOn w:val="Normal"/>
    <w:next w:val="Normal"/>
    <w:pPr>
      <w:ind w:left="2160"/>
    </w:pPr>
    <w:rPr>
      <w:rFonts w:ascii="Calibri" w:cs="Calibri" w:eastAsia="Calibri" w:hAnsi="Calibri"/>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641FD"/>
    <w:rPr>
      <w:sz w:val="24"/>
      <w:szCs w:val="24"/>
      <w:lang w:eastAsia="en-US" w:val="en-US"/>
    </w:rPr>
  </w:style>
  <w:style w:type="paragraph" w:styleId="Heading1">
    <w:name w:val="heading 1"/>
    <w:basedOn w:val="Normal"/>
    <w:next w:val="Normal"/>
    <w:link w:val="Heading1Char"/>
    <w:uiPriority w:val="9"/>
    <w:qFormat w:val="1"/>
    <w:rsid w:val="00B92082"/>
    <w:pPr>
      <w:keepNext w:val="1"/>
      <w:numPr>
        <w:numId w:val="1"/>
      </w:numPr>
      <w:spacing w:after="60" w:before="240"/>
      <w:outlineLvl w:val="0"/>
    </w:pPr>
    <w:rPr>
      <w:rFonts w:ascii="Cambria" w:hAnsi="Cambria"/>
      <w:b w:val="1"/>
      <w:bCs w:val="1"/>
      <w:kern w:val="32"/>
      <w:sz w:val="32"/>
      <w:szCs w:val="32"/>
    </w:rPr>
  </w:style>
  <w:style w:type="paragraph" w:styleId="Heading2">
    <w:name w:val="heading 2"/>
    <w:basedOn w:val="Normal"/>
    <w:next w:val="Normal"/>
    <w:link w:val="Heading2Char"/>
    <w:qFormat w:val="1"/>
    <w:rsid w:val="00B92082"/>
    <w:pPr>
      <w:keepNext w:val="1"/>
      <w:suppressAutoHyphens w:val="1"/>
      <w:spacing w:before="240" w:line="480" w:lineRule="auto"/>
      <w:outlineLvl w:val="1"/>
    </w:pPr>
    <w:rPr>
      <w:b w:val="1"/>
      <w:bCs w:val="1"/>
      <w:iCs w:val="1"/>
      <w:kern w:val="1"/>
      <w:szCs w:val="28"/>
      <w:lang w:eastAsia="ar-SA" w:val="en-GB"/>
    </w:rPr>
  </w:style>
  <w:style w:type="paragraph" w:styleId="Heading3">
    <w:name w:val="heading 3"/>
    <w:basedOn w:val="Normal"/>
    <w:next w:val="Normal"/>
    <w:link w:val="Heading3Char"/>
    <w:uiPriority w:val="9"/>
    <w:semiHidden w:val="1"/>
    <w:unhideWhenUsed w:val="1"/>
    <w:qFormat w:val="1"/>
    <w:rsid w:val="003C780F"/>
    <w:pPr>
      <w:keepNext w:val="1"/>
      <w:spacing w:after="60" w:before="240" w:line="259" w:lineRule="auto"/>
      <w:outlineLvl w:val="2"/>
    </w:pPr>
    <w:rPr>
      <w:rFonts w:ascii="Calibri Light" w:hAnsi="Calibri Light"/>
      <w:b w:val="1"/>
      <w:bCs w:val="1"/>
      <w:sz w:val="26"/>
      <w:szCs w:val="26"/>
    </w:rPr>
  </w:style>
  <w:style w:type="paragraph" w:styleId="Heading4">
    <w:name w:val="heading 4"/>
    <w:basedOn w:val="Normal"/>
    <w:link w:val="Heading4Char"/>
    <w:qFormat w:val="1"/>
    <w:rsid w:val="00B92082"/>
    <w:pPr>
      <w:numPr>
        <w:ilvl w:val="3"/>
        <w:numId w:val="1"/>
      </w:numPr>
      <w:spacing w:after="100" w:afterAutospacing="1" w:before="100" w:beforeAutospacing="1"/>
      <w:outlineLvl w:val="3"/>
    </w:pPr>
    <w:rPr>
      <w:rFonts w:ascii="Calibri"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locked w:val="1"/>
    <w:rsid w:val="00B92082"/>
    <w:rPr>
      <w:rFonts w:ascii="Cambria" w:hAnsi="Cambria"/>
      <w:b w:val="1"/>
      <w:bCs w:val="1"/>
      <w:kern w:val="32"/>
      <w:sz w:val="32"/>
      <w:szCs w:val="32"/>
      <w:lang w:eastAsia="en-US" w:val="en-US"/>
    </w:rPr>
  </w:style>
  <w:style w:type="character" w:styleId="Heading2Char" w:customStyle="1">
    <w:name w:val="Heading 2 Char"/>
    <w:link w:val="Heading2"/>
    <w:locked w:val="1"/>
    <w:rsid w:val="00B92082"/>
    <w:rPr>
      <w:b w:val="1"/>
      <w:bCs w:val="1"/>
      <w:iCs w:val="1"/>
      <w:kern w:val="1"/>
      <w:sz w:val="24"/>
      <w:szCs w:val="28"/>
      <w:lang w:bidi="ar-SA" w:eastAsia="ar-SA" w:val="en-GB"/>
    </w:rPr>
  </w:style>
  <w:style w:type="character" w:styleId="Heading3Char" w:customStyle="1">
    <w:name w:val="Heading 3 Char"/>
    <w:link w:val="Heading3"/>
    <w:uiPriority w:val="9"/>
    <w:semiHidden w:val="1"/>
    <w:rsid w:val="003C780F"/>
    <w:rPr>
      <w:rFonts w:ascii="Calibri Light" w:hAnsi="Calibri Light"/>
      <w:b w:val="1"/>
      <w:bCs w:val="1"/>
      <w:sz w:val="26"/>
      <w:szCs w:val="26"/>
      <w:lang w:eastAsia="en-US"/>
    </w:rPr>
  </w:style>
  <w:style w:type="character" w:styleId="Heading4Char" w:customStyle="1">
    <w:name w:val="Heading 4 Char"/>
    <w:link w:val="Heading4"/>
    <w:locked w:val="1"/>
    <w:rsid w:val="00B92082"/>
    <w:rPr>
      <w:rFonts w:ascii="Calibri" w:hAnsi="Calibri"/>
      <w:b w:val="1"/>
      <w:bCs w:val="1"/>
      <w:sz w:val="28"/>
      <w:szCs w:val="28"/>
      <w:lang w:eastAsia="en-US" w:val="en-US"/>
    </w:rPr>
  </w:style>
  <w:style w:type="paragraph" w:styleId="Footer">
    <w:name w:val="footer"/>
    <w:basedOn w:val="Normal"/>
    <w:link w:val="FooterChar"/>
    <w:uiPriority w:val="99"/>
    <w:rsid w:val="00B92082"/>
    <w:pPr>
      <w:tabs>
        <w:tab w:val="center" w:pos="4320"/>
        <w:tab w:val="right" w:pos="8640"/>
      </w:tabs>
    </w:pPr>
  </w:style>
  <w:style w:type="character" w:styleId="FooterChar" w:customStyle="1">
    <w:name w:val="Footer Char"/>
    <w:link w:val="Footer"/>
    <w:uiPriority w:val="99"/>
    <w:locked w:val="1"/>
    <w:rsid w:val="00B92082"/>
    <w:rPr>
      <w:sz w:val="24"/>
      <w:szCs w:val="24"/>
      <w:lang w:bidi="ar-SA" w:eastAsia="en-US" w:val="en-US"/>
    </w:rPr>
  </w:style>
  <w:style w:type="character" w:styleId="PageNumber">
    <w:name w:val="page number"/>
    <w:rsid w:val="00B92082"/>
    <w:rPr>
      <w:rFonts w:cs="Times New Roman"/>
    </w:rPr>
  </w:style>
  <w:style w:type="character" w:styleId="Strong">
    <w:name w:val="Strong"/>
    <w:uiPriority w:val="22"/>
    <w:qFormat w:val="1"/>
    <w:rsid w:val="00B92082"/>
    <w:rPr>
      <w:rFonts w:cs="Times New Roman"/>
      <w:b w:val="1"/>
    </w:rPr>
  </w:style>
  <w:style w:type="character" w:styleId="apple-converted-space" w:customStyle="1">
    <w:name w:val="apple-converted-space"/>
    <w:rsid w:val="00B92082"/>
  </w:style>
  <w:style w:type="character" w:styleId="Emphasis">
    <w:name w:val="Emphasis"/>
    <w:uiPriority w:val="20"/>
    <w:qFormat w:val="1"/>
    <w:rsid w:val="00B92082"/>
    <w:rPr>
      <w:rFonts w:cs="Times New Roman"/>
      <w:i w:val="1"/>
    </w:rPr>
  </w:style>
  <w:style w:type="paragraph" w:styleId="CommentText">
    <w:name w:val="annotation text"/>
    <w:basedOn w:val="Normal"/>
    <w:link w:val="CommentTextChar"/>
    <w:uiPriority w:val="99"/>
    <w:rsid w:val="00B92082"/>
    <w:rPr>
      <w:sz w:val="20"/>
      <w:szCs w:val="20"/>
    </w:rPr>
  </w:style>
  <w:style w:type="character" w:styleId="CommentTextChar" w:customStyle="1">
    <w:name w:val="Comment Text Char"/>
    <w:link w:val="CommentText"/>
    <w:uiPriority w:val="99"/>
    <w:locked w:val="1"/>
    <w:rsid w:val="00B92082"/>
    <w:rPr>
      <w:lang w:bidi="ar-SA" w:eastAsia="en-US" w:val="en-US"/>
    </w:rPr>
  </w:style>
  <w:style w:type="paragraph" w:styleId="CommentSubject">
    <w:name w:val="annotation subject"/>
    <w:basedOn w:val="CommentText"/>
    <w:next w:val="CommentText"/>
    <w:link w:val="CommentSubjectChar"/>
    <w:uiPriority w:val="99"/>
    <w:semiHidden w:val="1"/>
    <w:rsid w:val="00B92082"/>
    <w:rPr>
      <w:b w:val="1"/>
      <w:bCs w:val="1"/>
    </w:rPr>
  </w:style>
  <w:style w:type="character" w:styleId="CommentSubjectChar" w:customStyle="1">
    <w:name w:val="Comment Subject Char"/>
    <w:link w:val="CommentSubject"/>
    <w:uiPriority w:val="99"/>
    <w:semiHidden w:val="1"/>
    <w:locked w:val="1"/>
    <w:rsid w:val="00B92082"/>
    <w:rPr>
      <w:b w:val="1"/>
      <w:bCs w:val="1"/>
      <w:lang w:bidi="ar-SA" w:eastAsia="en-US" w:val="en-US"/>
    </w:rPr>
  </w:style>
  <w:style w:type="paragraph" w:styleId="BalloonText">
    <w:name w:val="Balloon Text"/>
    <w:basedOn w:val="Normal"/>
    <w:link w:val="BalloonTextChar"/>
    <w:uiPriority w:val="99"/>
    <w:semiHidden w:val="1"/>
    <w:rsid w:val="00B92082"/>
    <w:rPr>
      <w:sz w:val="20"/>
      <w:szCs w:val="20"/>
    </w:rPr>
  </w:style>
  <w:style w:type="character" w:styleId="BalloonTextChar" w:customStyle="1">
    <w:name w:val="Balloon Text Char"/>
    <w:link w:val="BalloonText"/>
    <w:uiPriority w:val="99"/>
    <w:semiHidden w:val="1"/>
    <w:locked w:val="1"/>
    <w:rsid w:val="00B92082"/>
    <w:rPr>
      <w:lang w:bidi="ar-SA" w:eastAsia="en-US" w:val="en-US"/>
    </w:rPr>
  </w:style>
  <w:style w:type="paragraph" w:styleId="Header">
    <w:name w:val="header"/>
    <w:basedOn w:val="Normal"/>
    <w:link w:val="HeaderChar"/>
    <w:uiPriority w:val="99"/>
    <w:rsid w:val="00B92082"/>
    <w:pPr>
      <w:tabs>
        <w:tab w:val="center" w:pos="4320"/>
        <w:tab w:val="right" w:pos="8640"/>
      </w:tabs>
    </w:pPr>
  </w:style>
  <w:style w:type="character" w:styleId="HeaderChar" w:customStyle="1">
    <w:name w:val="Header Char"/>
    <w:link w:val="Header"/>
    <w:uiPriority w:val="99"/>
    <w:locked w:val="1"/>
    <w:rsid w:val="00B92082"/>
    <w:rPr>
      <w:sz w:val="24"/>
      <w:szCs w:val="24"/>
      <w:lang w:bidi="ar-SA" w:eastAsia="en-US" w:val="en-US"/>
    </w:rPr>
  </w:style>
  <w:style w:type="character" w:styleId="Hyperlink">
    <w:name w:val="Hyperlink"/>
    <w:uiPriority w:val="99"/>
    <w:rsid w:val="00B92082"/>
    <w:rPr>
      <w:rFonts w:cs="Times New Roman"/>
      <w:color w:val="0000ff"/>
      <w:u w:val="single"/>
    </w:rPr>
  </w:style>
  <w:style w:type="character" w:styleId="LineNumber">
    <w:name w:val="line number"/>
    <w:uiPriority w:val="99"/>
    <w:rsid w:val="00B92082"/>
    <w:rPr>
      <w:rFonts w:cs="Times New Roman"/>
    </w:rPr>
  </w:style>
  <w:style w:type="paragraph" w:styleId="FootnoteText">
    <w:name w:val="footnote text"/>
    <w:basedOn w:val="Normal"/>
    <w:link w:val="FootnoteTextChar"/>
    <w:semiHidden w:val="1"/>
    <w:rsid w:val="00B92082"/>
    <w:rPr>
      <w:sz w:val="20"/>
      <w:szCs w:val="20"/>
    </w:rPr>
  </w:style>
  <w:style w:type="character" w:styleId="FootnoteTextChar" w:customStyle="1">
    <w:name w:val="Footnote Text Char"/>
    <w:link w:val="FootnoteText"/>
    <w:semiHidden w:val="1"/>
    <w:locked w:val="1"/>
    <w:rsid w:val="00B92082"/>
    <w:rPr>
      <w:lang w:bidi="ar-SA" w:eastAsia="en-US" w:val="en-US"/>
    </w:rPr>
  </w:style>
  <w:style w:type="paragraph" w:styleId="NormalWeb">
    <w:name w:val="Normal (Web)"/>
    <w:basedOn w:val="Normal"/>
    <w:uiPriority w:val="99"/>
    <w:rsid w:val="00B92082"/>
    <w:pPr>
      <w:spacing w:after="100" w:afterAutospacing="1" w:before="100" w:beforeAutospacing="1"/>
    </w:pPr>
  </w:style>
  <w:style w:type="paragraph" w:styleId="pagetop" w:customStyle="1">
    <w:name w:val="pagetop"/>
    <w:basedOn w:val="Normal"/>
    <w:rsid w:val="00B92082"/>
    <w:pPr>
      <w:spacing w:after="100" w:afterAutospacing="1" w:before="100" w:beforeAutospacing="1"/>
    </w:pPr>
  </w:style>
  <w:style w:type="paragraph" w:styleId="Listenabsatz1" w:customStyle="1">
    <w:name w:val="Listenabsatz1"/>
    <w:basedOn w:val="Normal"/>
    <w:rsid w:val="00B92082"/>
    <w:pPr>
      <w:ind w:left="720"/>
    </w:pPr>
  </w:style>
  <w:style w:type="paragraph" w:styleId="lead" w:customStyle="1">
    <w:name w:val="lead"/>
    <w:basedOn w:val="Normal"/>
    <w:rsid w:val="00B92082"/>
    <w:pPr>
      <w:spacing w:after="100" w:afterAutospacing="1" w:before="100" w:beforeAutospacing="1"/>
    </w:pPr>
  </w:style>
  <w:style w:type="paragraph" w:styleId="EndnoteText">
    <w:name w:val="endnote text"/>
    <w:basedOn w:val="Normal"/>
    <w:link w:val="EndnoteTextChar"/>
    <w:rsid w:val="00B92082"/>
    <w:rPr>
      <w:sz w:val="20"/>
      <w:szCs w:val="20"/>
    </w:rPr>
  </w:style>
  <w:style w:type="character" w:styleId="EndnoteTextChar" w:customStyle="1">
    <w:name w:val="Endnote Text Char"/>
    <w:link w:val="EndnoteText"/>
    <w:locked w:val="1"/>
    <w:rsid w:val="00B92082"/>
    <w:rPr>
      <w:lang w:bidi="ar-SA" w:eastAsia="en-US" w:val="en-US"/>
    </w:rPr>
  </w:style>
  <w:style w:type="character" w:styleId="EndnoteReference">
    <w:name w:val="endnote reference"/>
    <w:rsid w:val="00B92082"/>
    <w:rPr>
      <w:rFonts w:cs="Times New Roman"/>
      <w:vertAlign w:val="superscript"/>
    </w:rPr>
  </w:style>
  <w:style w:type="character" w:styleId="label" w:customStyle="1">
    <w:name w:val="label"/>
    <w:rsid w:val="00B92082"/>
    <w:rPr>
      <w:rFonts w:cs="Times New Roman"/>
    </w:rPr>
  </w:style>
  <w:style w:type="character" w:styleId="databold" w:customStyle="1">
    <w:name w:val="data_bold"/>
    <w:rsid w:val="00B92082"/>
    <w:rPr>
      <w:rFonts w:cs="Times New Roman"/>
    </w:rPr>
  </w:style>
  <w:style w:type="paragraph" w:styleId="TOC1">
    <w:name w:val="toc 1"/>
    <w:basedOn w:val="Normal"/>
    <w:next w:val="Normal"/>
    <w:autoRedefine w:val="1"/>
    <w:uiPriority w:val="39"/>
    <w:rsid w:val="00B92082"/>
  </w:style>
  <w:style w:type="paragraph" w:styleId="TOC2">
    <w:name w:val="toc 2"/>
    <w:basedOn w:val="Normal"/>
    <w:next w:val="Normal"/>
    <w:autoRedefine w:val="1"/>
    <w:uiPriority w:val="39"/>
    <w:rsid w:val="00B92082"/>
    <w:pPr>
      <w:ind w:left="240"/>
    </w:pPr>
  </w:style>
  <w:style w:type="character" w:styleId="CommentReference">
    <w:name w:val="annotation reference"/>
    <w:uiPriority w:val="99"/>
    <w:semiHidden w:val="1"/>
    <w:rsid w:val="002606A3"/>
    <w:rPr>
      <w:sz w:val="16"/>
      <w:szCs w:val="16"/>
    </w:rPr>
  </w:style>
  <w:style w:type="paragraph" w:styleId="Revision">
    <w:name w:val="Revision"/>
    <w:hidden w:val="1"/>
    <w:uiPriority w:val="99"/>
    <w:semiHidden w:val="1"/>
    <w:rsid w:val="00EC4033"/>
    <w:rPr>
      <w:sz w:val="24"/>
      <w:szCs w:val="24"/>
      <w:lang w:eastAsia="en-US" w:val="en-US"/>
    </w:rPr>
  </w:style>
  <w:style w:type="paragraph" w:styleId="PlainText">
    <w:name w:val="Plain Text"/>
    <w:basedOn w:val="Normal"/>
    <w:link w:val="PlainTextChar"/>
    <w:uiPriority w:val="99"/>
    <w:unhideWhenUsed w:val="1"/>
    <w:rsid w:val="00693B1A"/>
    <w:rPr>
      <w:rFonts w:ascii="Calibri" w:eastAsia="Calibri" w:hAnsi="Calibri"/>
      <w:sz w:val="22"/>
      <w:szCs w:val="21"/>
    </w:rPr>
  </w:style>
  <w:style w:type="character" w:styleId="PlainTextChar" w:customStyle="1">
    <w:name w:val="Plain Text Char"/>
    <w:link w:val="PlainText"/>
    <w:uiPriority w:val="99"/>
    <w:rsid w:val="00693B1A"/>
    <w:rPr>
      <w:rFonts w:ascii="Calibri" w:eastAsia="Calibri" w:hAnsi="Calibri"/>
      <w:sz w:val="22"/>
      <w:szCs w:val="21"/>
      <w:lang w:eastAsia="en-US"/>
    </w:rPr>
  </w:style>
  <w:style w:type="character" w:styleId="js-separator" w:customStyle="1">
    <w:name w:val="js-separator"/>
    <w:rsid w:val="00434CB1"/>
  </w:style>
  <w:style w:type="character" w:styleId="fontstyle01" w:customStyle="1">
    <w:name w:val="fontstyle01"/>
    <w:rsid w:val="000036B7"/>
    <w:rPr>
      <w:rFonts w:ascii="AdvGARMT" w:hAnsi="AdvGARMT" w:hint="default"/>
      <w:b w:val="0"/>
      <w:bCs w:val="0"/>
      <w:i w:val="0"/>
      <w:iCs w:val="0"/>
      <w:color w:val="231f20"/>
      <w:sz w:val="20"/>
      <w:szCs w:val="20"/>
    </w:rPr>
  </w:style>
  <w:style w:type="character" w:styleId="fontstyle21" w:customStyle="1">
    <w:name w:val="fontstyle21"/>
    <w:rsid w:val="000036B7"/>
    <w:rPr>
      <w:rFonts w:ascii="AdvGARMT-I" w:hAnsi="AdvGARMT-I" w:hint="default"/>
      <w:b w:val="0"/>
      <w:bCs w:val="0"/>
      <w:i w:val="0"/>
      <w:iCs w:val="0"/>
      <w:color w:val="231f20"/>
      <w:sz w:val="20"/>
      <w:szCs w:val="20"/>
    </w:rPr>
  </w:style>
  <w:style w:type="character" w:styleId="FootnoteReference">
    <w:name w:val="footnote reference"/>
    <w:rsid w:val="00643DB0"/>
    <w:rPr>
      <w:vertAlign w:val="superscript"/>
    </w:rPr>
  </w:style>
  <w:style w:type="paragraph" w:styleId="Head" w:customStyle="1">
    <w:name w:val="Head"/>
    <w:basedOn w:val="Normal"/>
    <w:rsid w:val="00E237BD"/>
    <w:pPr>
      <w:keepNext w:val="1"/>
      <w:spacing w:after="120" w:before="120"/>
      <w:jc w:val="center"/>
      <w:outlineLvl w:val="0"/>
    </w:pPr>
    <w:rPr>
      <w:b w:val="1"/>
      <w:bCs w:val="1"/>
      <w:kern w:val="28"/>
      <w:sz w:val="28"/>
      <w:szCs w:val="28"/>
    </w:rPr>
  </w:style>
  <w:style w:type="paragraph" w:styleId="Acknowledgement" w:customStyle="1">
    <w:name w:val="Acknowledgement"/>
    <w:basedOn w:val="Normal"/>
    <w:rsid w:val="00282D74"/>
    <w:pPr>
      <w:spacing w:before="120"/>
      <w:ind w:left="720" w:hanging="720"/>
    </w:pPr>
  </w:style>
  <w:style w:type="character" w:styleId="FollowedHyperlink">
    <w:name w:val="FollowedHyperlink"/>
    <w:uiPriority w:val="99"/>
    <w:rsid w:val="00282D74"/>
    <w:rPr>
      <w:color w:val="954f72"/>
      <w:u w:val="single"/>
    </w:rPr>
  </w:style>
  <w:style w:type="paragraph" w:styleId="SOMContent" w:customStyle="1">
    <w:name w:val="SOMContent"/>
    <w:basedOn w:val="Normal"/>
    <w:rsid w:val="0019166B"/>
    <w:pPr>
      <w:spacing w:before="120"/>
    </w:pPr>
  </w:style>
  <w:style w:type="paragraph" w:styleId="SOMHead" w:customStyle="1">
    <w:name w:val="SOMHead"/>
    <w:basedOn w:val="Normal"/>
    <w:rsid w:val="0019166B"/>
    <w:pPr>
      <w:keepNext w:val="1"/>
      <w:spacing w:before="240"/>
      <w:outlineLvl w:val="0"/>
    </w:pPr>
    <w:rPr>
      <w:b w:val="1"/>
      <w:kern w:val="28"/>
    </w:rPr>
  </w:style>
  <w:style w:type="table" w:styleId="TableGrid">
    <w:name w:val="Table Grid"/>
    <w:basedOn w:val="TableNormal"/>
    <w:uiPriority w:val="39"/>
    <w:rsid w:val="003C780F"/>
    <w:rPr>
      <w:rFonts w:ascii="Calibri"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jx-char" w:customStyle="1">
    <w:name w:val="mjx-char"/>
    <w:rsid w:val="003C780F"/>
  </w:style>
  <w:style w:type="character" w:styleId="mjxassistivemathml" w:customStyle="1">
    <w:name w:val="mjx_assistive_mathml"/>
    <w:rsid w:val="003C780F"/>
  </w:style>
  <w:style w:type="paragraph" w:styleId="HTMLPreformatted">
    <w:name w:val="HTML Preformatted"/>
    <w:basedOn w:val="Normal"/>
    <w:link w:val="HTMLPreformattedChar"/>
    <w:uiPriority w:val="99"/>
    <w:unhideWhenUsed w:val="1"/>
    <w:rsid w:val="003C7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styleId="HTMLPreformattedChar" w:customStyle="1">
    <w:name w:val="HTML Preformatted Char"/>
    <w:link w:val="HTMLPreformatted"/>
    <w:uiPriority w:val="99"/>
    <w:rsid w:val="003C780F"/>
    <w:rPr>
      <w:rFonts w:ascii="Courier New" w:hAnsi="Courier New"/>
    </w:rPr>
  </w:style>
  <w:style w:type="character" w:styleId="gsctg2" w:customStyle="1">
    <w:name w:val="gs_ctg2"/>
    <w:rsid w:val="003C780F"/>
  </w:style>
  <w:style w:type="paragraph" w:styleId="SMHeading" w:customStyle="1">
    <w:name w:val="SM Heading"/>
    <w:basedOn w:val="Heading1"/>
    <w:qFormat w:val="1"/>
    <w:rsid w:val="003C780F"/>
    <w:pPr>
      <w:numPr>
        <w:numId w:val="0"/>
      </w:numPr>
    </w:pPr>
    <w:rPr>
      <w:rFonts w:ascii="Times New Roman" w:hAnsi="Times New Roman"/>
      <w:sz w:val="24"/>
      <w:szCs w:val="24"/>
    </w:rPr>
  </w:style>
  <w:style w:type="paragraph" w:styleId="SMSubheading" w:customStyle="1">
    <w:name w:val="SM Subheading"/>
    <w:basedOn w:val="Normal"/>
    <w:qFormat w:val="1"/>
    <w:rsid w:val="003C780F"/>
    <w:rPr>
      <w:szCs w:val="20"/>
      <w:u w:val="words"/>
    </w:rPr>
  </w:style>
  <w:style w:type="paragraph" w:styleId="ListParagraph">
    <w:name w:val="List Paragraph"/>
    <w:basedOn w:val="Normal"/>
    <w:uiPriority w:val="34"/>
    <w:qFormat w:val="1"/>
    <w:rsid w:val="004A4924"/>
    <w:pPr>
      <w:spacing w:after="200" w:line="276" w:lineRule="auto"/>
      <w:ind w:left="720"/>
      <w:contextualSpacing w:val="1"/>
    </w:pPr>
    <w:rPr>
      <w:rFonts w:asciiTheme="minorHAnsi" w:cstheme="minorBidi" w:eastAsiaTheme="minorHAnsi" w:hAnsiTheme="minorHAnsi"/>
      <w:sz w:val="22"/>
      <w:szCs w:val="22"/>
      <w:lang w:val="de-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cran.r-project.org/package=revtools" TargetMode="External"/><Relationship Id="rId7" Type="http://schemas.openxmlformats.org/officeDocument/2006/relationships/hyperlink" Target="mailto:kunc@gmx.at"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SGSPtwqHyp3NJjFJ7inwctStg==">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2019-09-02T07:24:00Z</dcterms:created>
  <dc:creator>HK</dc:creator>
</cp:coreProperties>
</file>